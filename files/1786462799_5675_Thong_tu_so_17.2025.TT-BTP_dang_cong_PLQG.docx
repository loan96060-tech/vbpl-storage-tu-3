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people.xml" ContentType="application/vnd.openxmlformats-officedocument.wordprocessingml.people+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9482" w:type="dxa"/>
        <w:tblInd w:w="-216" w:type="dxa"/>
        <w:tblLayout w:type="fixed"/>
        <w:tblLook w:val="0000" w:firstRow="0" w:lastRow="0" w:firstColumn="0" w:lastColumn="0" w:noHBand="0" w:noVBand="0"/>
      </w:tblPr>
      <w:tblGrid>
        <w:gridCol w:w="3369"/>
        <w:gridCol w:w="6113"/>
      </w:tblGrid>
      <w:tr w:rsidR="00DC19B8" w14:paraId="75886D84" w14:textId="77777777">
        <w:trPr>
          <w:trHeight w:val="860"/>
        </w:trPr>
        <w:tc>
          <w:tcPr>
            <w:tcW w:w="3369" w:type="dxa"/>
          </w:tcPr>
          <w:p w14:paraId="3A0D2971" w14:textId="4A02622F" w:rsidR="00DC19B8" w:rsidRDefault="009714F1">
            <w:pPr>
              <w:jc w:val="center"/>
              <w:rPr>
                <w:sz w:val="26"/>
                <w:szCs w:val="26"/>
                <w:highlight w:val="white"/>
              </w:rPr>
            </w:pPr>
            <w:r>
              <w:rPr>
                <w:b/>
                <w:noProof/>
                <w:sz w:val="26"/>
                <w:szCs w:val="26"/>
                <w:lang w:val="en-US"/>
              </w:rPr>
              <mc:AlternateContent>
                <mc:Choice Requires="wps">
                  <w:drawing>
                    <wp:anchor distT="0" distB="0" distL="114300" distR="114300" simplePos="0" relativeHeight="251654144" behindDoc="0" locked="0" layoutInCell="1" allowOverlap="1" wp14:anchorId="2737B263" wp14:editId="1AC6A955">
                      <wp:simplePos x="0" y="0"/>
                      <wp:positionH relativeFrom="column">
                        <wp:posOffset>714375</wp:posOffset>
                      </wp:positionH>
                      <wp:positionV relativeFrom="paragraph">
                        <wp:posOffset>209550</wp:posOffset>
                      </wp:positionV>
                      <wp:extent cx="5524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3B6928" id="Straight Connector 2"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25pt,16.5pt" to="99.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" strokecolor="black [3040]"/>
                  </w:pict>
                </mc:Fallback>
              </mc:AlternateContent>
            </w:r>
            <w:r w:rsidR="00BD50CD">
              <w:rPr>
                <w:b/>
                <w:sz w:val="26"/>
                <w:szCs w:val="26"/>
                <w:highlight w:val="white"/>
              </w:rPr>
              <w:t>BỘ TƯ PHÁP</w:t>
            </w:r>
          </w:p>
        </w:tc>
        <w:tc>
          <w:tcPr>
            <w:tcW w:w="6113" w:type="dxa"/>
          </w:tcPr>
          <w:p w14:paraId="25FBB5AF" w14:textId="77777777" w:rsidR="00DC19B8" w:rsidRDefault="00BD50CD">
            <w:pPr>
              <w:jc w:val="center"/>
              <w:rPr>
                <w:sz w:val="26"/>
                <w:szCs w:val="26"/>
                <w:highlight w:val="white"/>
              </w:rPr>
            </w:pPr>
            <w:r>
              <w:rPr>
                <w:b/>
                <w:sz w:val="26"/>
                <w:szCs w:val="26"/>
                <w:highlight w:val="white"/>
              </w:rPr>
              <w:t>CỘNG HOÀ XÃ HỘI CHỦ NGHĨA VIỆT NAM</w:t>
            </w:r>
          </w:p>
          <w:p w14:paraId="4475C80D" w14:textId="07DD3450" w:rsidR="00DC19B8" w:rsidRDefault="009714F1">
            <w:pPr>
              <w:jc w:val="center"/>
              <w:rPr>
                <w:highlight w:val="white"/>
              </w:rPr>
            </w:pPr>
            <w:r>
              <w:rPr>
                <w:b/>
                <w:noProof/>
                <w:lang w:val="en-US"/>
              </w:rPr>
              <mc:AlternateContent>
                <mc:Choice Requires="wps">
                  <w:drawing>
                    <wp:anchor distT="0" distB="0" distL="114300" distR="114300" simplePos="0" relativeHeight="251655168" behindDoc="0" locked="0" layoutInCell="1" allowOverlap="1" wp14:anchorId="16347B27" wp14:editId="7F06AAB7">
                      <wp:simplePos x="0" y="0"/>
                      <wp:positionH relativeFrom="column">
                        <wp:posOffset>821055</wp:posOffset>
                      </wp:positionH>
                      <wp:positionV relativeFrom="paragraph">
                        <wp:posOffset>229235</wp:posOffset>
                      </wp:positionV>
                      <wp:extent cx="20574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0574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B83422" id="Straight Connector 3"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64.65pt,18.05pt" to="226.6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" strokecolor="black [3040]"/>
                  </w:pict>
                </mc:Fallback>
              </mc:AlternateContent>
            </w:r>
            <w:r w:rsidR="00BD50CD">
              <w:rPr>
                <w:b/>
                <w:highlight w:val="white"/>
              </w:rPr>
              <w:t>Độc lập - Tự do - Hạnh phúc</w:t>
            </w:r>
          </w:p>
        </w:tc>
      </w:tr>
      <w:tr w:rsidR="00DC19B8" w14:paraId="59928F5A" w14:textId="77777777">
        <w:trPr>
          <w:trHeight w:val="260"/>
        </w:trPr>
        <w:tc>
          <w:tcPr>
            <w:tcW w:w="3369" w:type="dxa"/>
          </w:tcPr>
          <w:p w14:paraId="0DDE5625" w14:textId="485482D4" w:rsidR="00DC19B8" w:rsidRDefault="001576E3" w:rsidP="001576E3">
            <w:pPr>
              <w:jc w:val="center"/>
              <w:rPr>
                <w:highlight w:val="white"/>
              </w:rPr>
            </w:pPr>
            <w:r>
              <w:rPr>
                <w:highlight w:val="white"/>
              </w:rPr>
              <w:t>Số: 17/2025/TT-BTP</w:t>
            </w:r>
          </w:p>
        </w:tc>
        <w:tc>
          <w:tcPr>
            <w:tcW w:w="6113" w:type="dxa"/>
          </w:tcPr>
          <w:p w14:paraId="259B8037" w14:textId="3B038606" w:rsidR="00DC19B8" w:rsidRDefault="00BD50CD" w:rsidP="00E602C5">
            <w:pPr>
              <w:jc w:val="center"/>
              <w:rPr>
                <w:highlight w:val="white"/>
              </w:rPr>
            </w:pPr>
            <w:bookmarkStart w:id="0" w:name="_heading=h.j4hc7gma52v4" w:colFirst="0" w:colLast="0"/>
            <w:bookmarkEnd w:id="0"/>
            <w:r>
              <w:rPr>
                <w:i/>
                <w:highlight w:val="white"/>
              </w:rPr>
              <w:t xml:space="preserve">Hà Nội, ngày </w:t>
            </w:r>
            <w:r w:rsidR="00E602C5">
              <w:rPr>
                <w:i/>
                <w:highlight w:val="white"/>
              </w:rPr>
              <w:t>24</w:t>
            </w:r>
            <w:r>
              <w:rPr>
                <w:i/>
                <w:highlight w:val="white"/>
              </w:rPr>
              <w:t xml:space="preserve"> tháng</w:t>
            </w:r>
            <w:r w:rsidR="00E602C5">
              <w:rPr>
                <w:i/>
                <w:highlight w:val="white"/>
              </w:rPr>
              <w:t xml:space="preserve"> 10 </w:t>
            </w:r>
            <w:r>
              <w:rPr>
                <w:i/>
                <w:highlight w:val="white"/>
              </w:rPr>
              <w:t>năm 2025</w:t>
            </w:r>
          </w:p>
        </w:tc>
      </w:tr>
    </w:tbl>
    <w:p w14:paraId="66925393" w14:textId="77777777" w:rsidR="00DC19B8" w:rsidRDefault="00BD50CD">
      <w:pPr>
        <w:rPr>
          <w:highlight w:val="white"/>
        </w:rPr>
      </w:pPr>
      <w:r>
        <w:rPr>
          <w:highlight w:val="white"/>
        </w:rPr>
        <w:t xml:space="preserve"> </w:t>
      </w:r>
    </w:p>
    <w:p w14:paraId="169D0D1D" w14:textId="77777777" w:rsidR="00DC19B8" w:rsidRDefault="00DC19B8">
      <w:pPr>
        <w:rPr>
          <w:highlight w:val="white"/>
        </w:rPr>
      </w:pPr>
    </w:p>
    <w:p w14:paraId="220CDBCB" w14:textId="77777777" w:rsidR="00DC19B8" w:rsidRDefault="00BD50CD">
      <w:pPr>
        <w:jc w:val="center"/>
        <w:rPr>
          <w:highlight w:val="white"/>
        </w:rPr>
      </w:pPr>
      <w:r>
        <w:rPr>
          <w:b/>
          <w:highlight w:val="white"/>
        </w:rPr>
        <w:t xml:space="preserve"> THÔNG TƯ</w:t>
      </w:r>
    </w:p>
    <w:p w14:paraId="6258AE72" w14:textId="77777777" w:rsidR="00DC19B8" w:rsidRDefault="00BD50CD">
      <w:pPr>
        <w:jc w:val="center"/>
        <w:rPr>
          <w:highlight w:val="white"/>
        </w:rPr>
      </w:pPr>
      <w:r>
        <w:rPr>
          <w:b/>
          <w:highlight w:val="white"/>
        </w:rPr>
        <w:t>Quy định Chế độ báo cáo thống kê ngành Tư pháp</w:t>
      </w:r>
    </w:p>
    <w:p w14:paraId="7F2931FD" w14:textId="54A7815E" w:rsidR="00DC19B8" w:rsidRDefault="00903B4F">
      <w:pPr>
        <w:pBdr>
          <w:top w:val="nil"/>
          <w:left w:val="nil"/>
          <w:bottom w:val="nil"/>
          <w:right w:val="nil"/>
          <w:between w:val="nil"/>
        </w:pBdr>
        <w:ind w:firstLine="720"/>
        <w:jc w:val="both"/>
        <w:rPr>
          <w:highlight w:val="white"/>
        </w:rPr>
      </w:pPr>
      <w:r>
        <w:rPr>
          <w:b/>
          <w:noProof/>
          <w:sz w:val="26"/>
          <w:szCs w:val="26"/>
          <w:lang w:val="en-US"/>
        </w:rPr>
        <mc:AlternateContent>
          <mc:Choice Requires="wps">
            <w:drawing>
              <wp:anchor distT="0" distB="0" distL="114300" distR="114300" simplePos="0" relativeHeight="251663360" behindDoc="0" locked="0" layoutInCell="1" allowOverlap="1" wp14:anchorId="391ACCD7" wp14:editId="3DD03A13">
                <wp:simplePos x="0" y="0"/>
                <wp:positionH relativeFrom="column">
                  <wp:posOffset>2358389</wp:posOffset>
                </wp:positionH>
                <wp:positionV relativeFrom="paragraph">
                  <wp:posOffset>35560</wp:posOffset>
                </wp:positionV>
                <wp:extent cx="10763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0763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21E2D10"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7pt,2.8pt" to="270.4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"/>
            </w:pict>
          </mc:Fallback>
        </mc:AlternateContent>
      </w:r>
      <w:r w:rsidR="00BD50CD">
        <w:rPr>
          <w:noProof/>
          <w:lang w:val="en-US"/>
        </w:rPr>
        <mc:AlternateContent>
          <mc:Choice Requires="wps">
            <w:drawing>
              <wp:anchor distT="0" distB="0" distL="114300" distR="114300" simplePos="0" relativeHeight="251652096" behindDoc="0" locked="0" layoutInCell="1" hidden="0" allowOverlap="1" wp14:anchorId="1E473AAC" wp14:editId="7850ADA9">
                <wp:simplePos x="0" y="0"/>
                <wp:positionH relativeFrom="column">
                  <wp:posOffset>2438400</wp:posOffset>
                </wp:positionH>
                <wp:positionV relativeFrom="paragraph">
                  <wp:posOffset>12700</wp:posOffset>
                </wp:positionV>
                <wp:extent cx="0" cy="12700"/>
                <wp:effectExtent l="0" t="0" r="0" b="0"/>
                <wp:wrapNone/>
                <wp:docPr id="10" name="Straight Arrow Connector 10"/>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w:pict>
              <v:shapetype w14:anchorId="488792EF" id="_x0000_t32" coordsize="21600,21600" o:spt="32" o:oned="t" path="m,l21600,21600e" filled="f">
                <v:path arrowok="t" fillok="f" o:connecttype="none"/>
                <o:lock v:ext="edit" shapetype="t"/>
              </v:shapetype>
              <v:shape id="Straight Arrow Connector 10" o:spid="_x0000_s1026" type="#_x0000_t32" style="position:absolute;margin-left:192pt;margin-top:1pt;width:0;height:1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" filled="t">
                <v:stroke startarrowwidth="narrow" startarrowlength="short" endarrowwidth="narrow" endarrowlength="short" joinstyle="miter"/>
              </v:shape>
            </w:pict>
          </mc:Fallback>
        </mc:AlternateContent>
      </w:r>
    </w:p>
    <w:p w14:paraId="6A6FAA4C" w14:textId="394F020F" w:rsidR="00DC19B8" w:rsidRDefault="00BD50CD" w:rsidP="00CA2565">
      <w:pPr>
        <w:pBdr>
          <w:top w:val="nil"/>
          <w:left w:val="nil"/>
          <w:bottom w:val="nil"/>
          <w:right w:val="nil"/>
          <w:between w:val="nil"/>
        </w:pBdr>
        <w:shd w:val="clear" w:color="auto" w:fill="FFFFFF"/>
        <w:spacing w:before="120" w:after="120" w:line="264" w:lineRule="auto"/>
        <w:ind w:firstLine="720"/>
        <w:jc w:val="both"/>
        <w:rPr>
          <w:i/>
          <w:sz w:val="24"/>
          <w:szCs w:val="24"/>
          <w:highlight w:val="white"/>
        </w:rPr>
      </w:pPr>
      <w:r>
        <w:rPr>
          <w:i/>
          <w:highlight w:val="white"/>
        </w:rPr>
        <w:t xml:space="preserve">Căn cứ Luật Thống kê </w:t>
      </w:r>
      <w:r w:rsidR="008673F7">
        <w:rPr>
          <w:i/>
        </w:rPr>
        <w:t>s</w:t>
      </w:r>
      <w:r w:rsidR="008673F7">
        <w:rPr>
          <w:i/>
          <w:iCs/>
          <w:color w:val="000000"/>
        </w:rPr>
        <w:t xml:space="preserve">ố </w:t>
      </w:r>
      <w:r w:rsidR="008673F7">
        <w:rPr>
          <w:i/>
          <w:iCs/>
          <w:color w:val="000000"/>
          <w:shd w:val="clear" w:color="auto" w:fill="FFFFFF"/>
        </w:rPr>
        <w:t>89/2015/QH13</w:t>
      </w:r>
      <w:r>
        <w:rPr>
          <w:i/>
          <w:highlight w:val="white"/>
        </w:rPr>
        <w:t xml:space="preserve">; Luật sửa đổi, bổ sung một số điều và Phụ lục Danh mục chỉ tiêu thống kê quốc gia của Luật Thống kê </w:t>
      </w:r>
      <w:r w:rsidR="008673F7">
        <w:rPr>
          <w:i/>
          <w:iCs/>
          <w:color w:val="000000"/>
        </w:rPr>
        <w:t xml:space="preserve">số </w:t>
      </w:r>
      <w:r w:rsidR="008673F7">
        <w:rPr>
          <w:i/>
          <w:iCs/>
          <w:color w:val="000000"/>
          <w:shd w:val="clear" w:color="auto" w:fill="FFFFFF"/>
        </w:rPr>
        <w:t>01/2021/QH15</w:t>
      </w:r>
      <w:r>
        <w:rPr>
          <w:i/>
          <w:highlight w:val="white"/>
        </w:rPr>
        <w:t>;</w:t>
      </w:r>
    </w:p>
    <w:p w14:paraId="58E51B52" w14:textId="270ED59D" w:rsidR="00DC19B8" w:rsidRPr="0015467F" w:rsidRDefault="00BD50CD" w:rsidP="00CA2565">
      <w:pPr>
        <w:pBdr>
          <w:top w:val="nil"/>
          <w:left w:val="nil"/>
          <w:bottom w:val="nil"/>
          <w:right w:val="nil"/>
          <w:between w:val="nil"/>
        </w:pBdr>
        <w:spacing w:before="120" w:after="120" w:line="264" w:lineRule="auto"/>
        <w:ind w:firstLine="720"/>
        <w:jc w:val="both"/>
        <w:rPr>
          <w:i/>
          <w:spacing w:val="-4"/>
          <w:sz w:val="24"/>
          <w:szCs w:val="24"/>
          <w:highlight w:val="white"/>
        </w:rPr>
      </w:pPr>
      <w:r w:rsidRPr="0015467F">
        <w:rPr>
          <w:i/>
          <w:spacing w:val="-4"/>
          <w:highlight w:val="white"/>
        </w:rPr>
        <w:t>Căn cứ Nghị định số 94/2016/NĐ-CP của Chính phủ quy định chi tiết và hướng dẫn thi hành một số điều của Luật Thống kê;</w:t>
      </w:r>
    </w:p>
    <w:p w14:paraId="68560056" w14:textId="7F25AB8B" w:rsidR="00DC19B8" w:rsidRDefault="00BD50CD">
      <w:pPr>
        <w:pBdr>
          <w:top w:val="nil"/>
          <w:left w:val="nil"/>
          <w:bottom w:val="nil"/>
          <w:right w:val="nil"/>
          <w:between w:val="nil"/>
        </w:pBdr>
        <w:shd w:val="clear" w:color="auto" w:fill="FFFFFF"/>
        <w:spacing w:before="120" w:after="120" w:line="264" w:lineRule="auto"/>
        <w:ind w:firstLine="720"/>
        <w:jc w:val="both"/>
        <w:rPr>
          <w:i/>
          <w:highlight w:val="white"/>
        </w:rPr>
      </w:pPr>
      <w:r>
        <w:rPr>
          <w:i/>
          <w:highlight w:val="white"/>
        </w:rPr>
        <w:t>Căn cứ Nghị định số 94/2022/NĐ-CP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14:paraId="4657E47E" w14:textId="1F83A84C" w:rsidR="00DC19B8" w:rsidRPr="00144C26" w:rsidRDefault="00BD50CD">
      <w:pPr>
        <w:pBdr>
          <w:top w:val="nil"/>
          <w:left w:val="nil"/>
          <w:bottom w:val="nil"/>
          <w:right w:val="nil"/>
          <w:between w:val="nil"/>
        </w:pBdr>
        <w:spacing w:before="120" w:after="120" w:line="264" w:lineRule="auto"/>
        <w:ind w:firstLine="720"/>
        <w:jc w:val="both"/>
        <w:rPr>
          <w:rFonts w:ascii="Times New Roman Italic" w:hAnsi="Times New Roman Italic"/>
          <w:i/>
          <w:spacing w:val="-4"/>
          <w:sz w:val="24"/>
          <w:szCs w:val="24"/>
          <w:highlight w:val="white"/>
        </w:rPr>
      </w:pPr>
      <w:r w:rsidRPr="00144C26">
        <w:rPr>
          <w:rFonts w:ascii="Times New Roman Italic" w:hAnsi="Times New Roman Italic"/>
          <w:i/>
          <w:spacing w:val="-4"/>
          <w:highlight w:val="white"/>
        </w:rPr>
        <w:t xml:space="preserve">Căn cứ Nghị định số 62/2024/NĐ-CP </w:t>
      </w:r>
      <w:r w:rsidR="00144C26" w:rsidRPr="00144C26">
        <w:rPr>
          <w:rFonts w:ascii="Times New Roman Italic" w:hAnsi="Times New Roman Italic"/>
          <w:i/>
          <w:spacing w:val="-4"/>
          <w:highlight w:val="white"/>
        </w:rPr>
        <w:t xml:space="preserve">của Chính phủ </w:t>
      </w:r>
      <w:r w:rsidRPr="00144C26">
        <w:rPr>
          <w:rFonts w:ascii="Times New Roman Italic" w:hAnsi="Times New Roman Italic"/>
          <w:i/>
          <w:spacing w:val="-4"/>
          <w:highlight w:val="white"/>
        </w:rPr>
        <w:t>sửa đổi, bổ sung một số điều, phụ lục của Nghị định số 94/2016/NĐ-CP của Chính phủ quy định chi tiết và hướng dẫn thi hành một số điều của Luật Thống kê và Nghị định số 94/2022/NĐ-CP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14:paraId="34E59C47" w14:textId="2CE70F43" w:rsidR="00DC19B8" w:rsidRPr="006701F6" w:rsidRDefault="00BD50CD">
      <w:pPr>
        <w:pBdr>
          <w:top w:val="nil"/>
          <w:left w:val="nil"/>
          <w:bottom w:val="nil"/>
          <w:right w:val="nil"/>
          <w:between w:val="nil"/>
        </w:pBdr>
        <w:shd w:val="clear" w:color="auto" w:fill="FFFFFF"/>
        <w:spacing w:before="120" w:after="120" w:line="264" w:lineRule="auto"/>
        <w:ind w:firstLine="720"/>
        <w:jc w:val="both"/>
        <w:rPr>
          <w:rFonts w:ascii="Times New Roman Italic" w:hAnsi="Times New Roman Italic"/>
          <w:i/>
          <w:spacing w:val="-3"/>
          <w:highlight w:val="white"/>
        </w:rPr>
      </w:pPr>
      <w:r w:rsidRPr="006701F6">
        <w:rPr>
          <w:rFonts w:ascii="Times New Roman Italic" w:hAnsi="Times New Roman Italic"/>
          <w:i/>
          <w:spacing w:val="-3"/>
          <w:highlight w:val="white"/>
        </w:rPr>
        <w:t>Căn cứ Nghị định số 39/2025/NĐ-CP của Chính phủ quy định chức năng, nhiệm vụ, quyền hạn và cơ cấu tổ chức của Bộ Tư pháp;</w:t>
      </w:r>
    </w:p>
    <w:p w14:paraId="5CB81FAA" w14:textId="77777777" w:rsidR="00DC19B8" w:rsidRDefault="00BD50CD">
      <w:pPr>
        <w:pBdr>
          <w:top w:val="nil"/>
          <w:left w:val="nil"/>
          <w:bottom w:val="nil"/>
          <w:right w:val="nil"/>
          <w:between w:val="nil"/>
        </w:pBdr>
        <w:spacing w:before="120" w:after="120" w:line="264" w:lineRule="auto"/>
        <w:ind w:firstLine="720"/>
        <w:rPr>
          <w:i/>
          <w:sz w:val="24"/>
          <w:szCs w:val="24"/>
          <w:highlight w:val="white"/>
        </w:rPr>
      </w:pPr>
      <w:r>
        <w:rPr>
          <w:i/>
          <w:highlight w:val="white"/>
        </w:rPr>
        <w:t>Theo đề nghị của Cục trưởng Cục Kế hoạch - Tài chính; </w:t>
      </w:r>
    </w:p>
    <w:p w14:paraId="1EA3A3F0" w14:textId="77777777" w:rsidR="00DC19B8" w:rsidRDefault="00BD50CD">
      <w:pPr>
        <w:pBdr>
          <w:top w:val="nil"/>
          <w:left w:val="nil"/>
          <w:bottom w:val="nil"/>
          <w:right w:val="nil"/>
          <w:between w:val="nil"/>
        </w:pBdr>
        <w:shd w:val="clear" w:color="auto" w:fill="FFFFFF"/>
        <w:spacing w:before="120" w:after="120" w:line="264" w:lineRule="auto"/>
        <w:ind w:firstLine="720"/>
        <w:jc w:val="both"/>
        <w:rPr>
          <w:i/>
          <w:highlight w:val="white"/>
        </w:rPr>
      </w:pPr>
      <w:r>
        <w:rPr>
          <w:i/>
          <w:highlight w:val="white"/>
        </w:rPr>
        <w:t>Bộ trưởng Bộ Tư pháp ban hành Thông tư quy định Chế độ báo cáo thống kê ngành Tư pháp.</w:t>
      </w:r>
    </w:p>
    <w:p w14:paraId="543178AE" w14:textId="77777777" w:rsidR="00DC19B8" w:rsidRDefault="00BD50CD">
      <w:pPr>
        <w:spacing w:before="120" w:after="120" w:line="264" w:lineRule="auto"/>
        <w:ind w:firstLine="720"/>
        <w:jc w:val="both"/>
        <w:rPr>
          <w:highlight w:val="white"/>
        </w:rPr>
      </w:pPr>
      <w:r>
        <w:rPr>
          <w:b/>
          <w:highlight w:val="white"/>
        </w:rPr>
        <w:t>Điều 1.</w:t>
      </w:r>
      <w:r>
        <w:rPr>
          <w:highlight w:val="white"/>
        </w:rPr>
        <w:t xml:space="preserve"> </w:t>
      </w:r>
      <w:r>
        <w:rPr>
          <w:b/>
          <w:highlight w:val="white"/>
        </w:rPr>
        <w:t>Phạm vi điều chỉnh</w:t>
      </w:r>
    </w:p>
    <w:p w14:paraId="08EF904B" w14:textId="1FFA4D02" w:rsidR="00DC19B8" w:rsidRDefault="00BD50CD">
      <w:pPr>
        <w:spacing w:before="120" w:after="120" w:line="264" w:lineRule="auto"/>
        <w:ind w:firstLine="720"/>
        <w:jc w:val="both"/>
        <w:rPr>
          <w:highlight w:val="white"/>
        </w:rPr>
      </w:pPr>
      <w:r>
        <w:rPr>
          <w:highlight w:val="white"/>
        </w:rPr>
        <w:t>1. Thông tư này quy định chế độ báo cáo thống kê ngành Tư pháp để thu thập thông tin thống kê thuộc hệ thống chỉ tiêu thống kê quốc gia do Bộ Tư pháp chịu</w:t>
      </w:r>
      <w:r w:rsidR="00DA304C">
        <w:rPr>
          <w:highlight w:val="white"/>
        </w:rPr>
        <w:t xml:space="preserve"> trách nhiệm thu thập, tổng hợp</w:t>
      </w:r>
      <w:r w:rsidR="00974AC3">
        <w:rPr>
          <w:highlight w:val="white"/>
        </w:rPr>
        <w:t>;</w:t>
      </w:r>
      <w:r>
        <w:rPr>
          <w:highlight w:val="white"/>
        </w:rPr>
        <w:t xml:space="preserve"> thông tin thống kê thuộc hệ thống chỉ tiêu thống kê ngành Tư pháp và thông tin thống kê khác phục vụ yêu cầu quản lý ngành, lĩnh vực.</w:t>
      </w:r>
    </w:p>
    <w:p w14:paraId="697F41FE" w14:textId="28C7F2E5" w:rsidR="00DC19B8" w:rsidRDefault="00BD50CD">
      <w:pPr>
        <w:spacing w:before="120" w:after="120" w:line="264" w:lineRule="auto"/>
        <w:ind w:firstLine="720"/>
        <w:jc w:val="both"/>
        <w:rPr>
          <w:highlight w:val="white"/>
        </w:rPr>
      </w:pPr>
      <w:r>
        <w:rPr>
          <w:highlight w:val="white"/>
        </w:rPr>
        <w:t xml:space="preserve">2. Chế độ báo cáo thống kê quy định tại Thông tư này áp dụng đối với hoạt động thống kê </w:t>
      </w:r>
      <w:r w:rsidR="0071750C">
        <w:rPr>
          <w:highlight w:val="white"/>
        </w:rPr>
        <w:t xml:space="preserve">trong </w:t>
      </w:r>
      <w:r>
        <w:rPr>
          <w:highlight w:val="white"/>
        </w:rPr>
        <w:t>các lĩnh vực sau:</w:t>
      </w:r>
    </w:p>
    <w:p w14:paraId="5213A8AE" w14:textId="77777777" w:rsidR="00DC19B8" w:rsidRDefault="00BD50CD">
      <w:pPr>
        <w:spacing w:before="120" w:after="120" w:line="264" w:lineRule="auto"/>
        <w:ind w:firstLine="720"/>
        <w:rPr>
          <w:highlight w:val="white"/>
        </w:rPr>
      </w:pPr>
      <w:r>
        <w:rPr>
          <w:highlight w:val="white"/>
        </w:rPr>
        <w:t>a) Thẩm định chính sách, dự thảo văn bản quy phạm pháp luật;</w:t>
      </w:r>
    </w:p>
    <w:p w14:paraId="573AFB45" w14:textId="77777777" w:rsidR="00DC19B8" w:rsidRDefault="00BD50CD">
      <w:pPr>
        <w:spacing w:before="120" w:after="120" w:line="264" w:lineRule="auto"/>
        <w:ind w:firstLine="720"/>
        <w:rPr>
          <w:highlight w:val="white"/>
        </w:rPr>
      </w:pPr>
      <w:r>
        <w:rPr>
          <w:highlight w:val="white"/>
        </w:rPr>
        <w:lastRenderedPageBreak/>
        <w:t>b) Xây dựng, ban hành văn bản quy phạm pháp luật;</w:t>
      </w:r>
    </w:p>
    <w:p w14:paraId="0CC65AAA" w14:textId="77777777" w:rsidR="00DC19B8" w:rsidRDefault="00BD50CD">
      <w:pPr>
        <w:spacing w:before="120" w:after="120" w:line="264" w:lineRule="auto"/>
        <w:ind w:firstLine="720"/>
        <w:rPr>
          <w:highlight w:val="white"/>
        </w:rPr>
      </w:pPr>
      <w:r>
        <w:rPr>
          <w:highlight w:val="white"/>
        </w:rPr>
        <w:t>c) Kiểm tra văn bản quy phạm pháp luật theo thẩm quyền;</w:t>
      </w:r>
    </w:p>
    <w:p w14:paraId="1D62DE00" w14:textId="1B39551A" w:rsidR="004F5594" w:rsidRDefault="004F5594">
      <w:pPr>
        <w:spacing w:before="120" w:after="120" w:line="264" w:lineRule="auto"/>
        <w:ind w:firstLine="720"/>
        <w:rPr>
          <w:highlight w:val="white"/>
        </w:rPr>
      </w:pPr>
      <w:r>
        <w:rPr>
          <w:highlight w:val="white"/>
        </w:rPr>
        <w:t>d) Rà soát văn bản quy phạm pháp luật</w:t>
      </w:r>
    </w:p>
    <w:p w14:paraId="3090E202" w14:textId="2B2FD973" w:rsidR="00DC19B8" w:rsidRDefault="004F5594">
      <w:pPr>
        <w:tabs>
          <w:tab w:val="center" w:pos="4896"/>
        </w:tabs>
        <w:spacing w:before="120" w:after="120" w:line="264" w:lineRule="auto"/>
        <w:ind w:firstLine="720"/>
        <w:rPr>
          <w:highlight w:val="white"/>
        </w:rPr>
      </w:pPr>
      <w:r>
        <w:rPr>
          <w:highlight w:val="white"/>
        </w:rPr>
        <w:t>đ</w:t>
      </w:r>
      <w:r w:rsidR="00BD50CD">
        <w:rPr>
          <w:highlight w:val="white"/>
        </w:rPr>
        <w:t>) Phổ biến, giáo dục pháp luật;</w:t>
      </w:r>
    </w:p>
    <w:p w14:paraId="413B2DAF" w14:textId="65B5D09D" w:rsidR="00DC19B8" w:rsidRDefault="004F5594">
      <w:pPr>
        <w:tabs>
          <w:tab w:val="center" w:pos="4896"/>
        </w:tabs>
        <w:spacing w:before="120" w:after="120" w:line="264" w:lineRule="auto"/>
        <w:ind w:firstLine="720"/>
        <w:rPr>
          <w:highlight w:val="white"/>
        </w:rPr>
      </w:pPr>
      <w:r>
        <w:rPr>
          <w:highlight w:val="white"/>
        </w:rPr>
        <w:t>e</w:t>
      </w:r>
      <w:r w:rsidR="00BD50CD">
        <w:rPr>
          <w:highlight w:val="white"/>
        </w:rPr>
        <w:t>) Hòa giải ở cơ sở;</w:t>
      </w:r>
    </w:p>
    <w:p w14:paraId="16546CF1" w14:textId="0B110DF3" w:rsidR="00DC19B8" w:rsidRDefault="004F5594">
      <w:pPr>
        <w:tabs>
          <w:tab w:val="center" w:pos="4896"/>
        </w:tabs>
        <w:spacing w:before="120" w:after="120" w:line="264" w:lineRule="auto"/>
        <w:ind w:firstLine="720"/>
        <w:rPr>
          <w:highlight w:val="white"/>
        </w:rPr>
      </w:pPr>
      <w:r>
        <w:rPr>
          <w:highlight w:val="white"/>
        </w:rPr>
        <w:t>g</w:t>
      </w:r>
      <w:r w:rsidR="00BD50CD">
        <w:rPr>
          <w:highlight w:val="white"/>
        </w:rPr>
        <w:t>) Chuẩn tiếp cận pháp luật;</w:t>
      </w:r>
    </w:p>
    <w:p w14:paraId="3FE40F46" w14:textId="2850E0DF" w:rsidR="00DC19B8" w:rsidRDefault="004F5594">
      <w:pPr>
        <w:tabs>
          <w:tab w:val="center" w:pos="4896"/>
        </w:tabs>
        <w:spacing w:before="120" w:after="120" w:line="264" w:lineRule="auto"/>
        <w:ind w:firstLine="720"/>
        <w:rPr>
          <w:highlight w:val="white"/>
        </w:rPr>
      </w:pPr>
      <w:r>
        <w:rPr>
          <w:highlight w:val="white"/>
        </w:rPr>
        <w:t>h</w:t>
      </w:r>
      <w:r w:rsidR="00BD50CD">
        <w:rPr>
          <w:highlight w:val="white"/>
        </w:rPr>
        <w:t>) Hộ tịch;</w:t>
      </w:r>
    </w:p>
    <w:p w14:paraId="2B2AD356" w14:textId="37BE46B2" w:rsidR="00DC19B8" w:rsidRDefault="004F5594">
      <w:pPr>
        <w:tabs>
          <w:tab w:val="center" w:pos="4896"/>
        </w:tabs>
        <w:spacing w:before="120" w:after="120" w:line="264" w:lineRule="auto"/>
        <w:ind w:firstLine="720"/>
        <w:rPr>
          <w:highlight w:val="white"/>
        </w:rPr>
      </w:pPr>
      <w:r>
        <w:rPr>
          <w:highlight w:val="white"/>
        </w:rPr>
        <w:t>i</w:t>
      </w:r>
      <w:r w:rsidR="00BD50CD">
        <w:rPr>
          <w:highlight w:val="white"/>
        </w:rPr>
        <w:t>) Quốc tịch;</w:t>
      </w:r>
    </w:p>
    <w:p w14:paraId="24FA5B17" w14:textId="51FA7EA6" w:rsidR="00DC19B8" w:rsidRDefault="004F5594">
      <w:pPr>
        <w:tabs>
          <w:tab w:val="center" w:pos="4896"/>
        </w:tabs>
        <w:spacing w:before="120" w:after="120" w:line="264" w:lineRule="auto"/>
        <w:ind w:firstLine="720"/>
        <w:rPr>
          <w:highlight w:val="white"/>
        </w:rPr>
      </w:pPr>
      <w:r>
        <w:rPr>
          <w:highlight w:val="white"/>
        </w:rPr>
        <w:t>k</w:t>
      </w:r>
      <w:r w:rsidR="00BD50CD">
        <w:rPr>
          <w:highlight w:val="white"/>
        </w:rPr>
        <w:t>) Nuôi con nuôi;</w:t>
      </w:r>
    </w:p>
    <w:p w14:paraId="33855AD2" w14:textId="11D980BF" w:rsidR="00DC19B8" w:rsidRDefault="004F5594">
      <w:pPr>
        <w:tabs>
          <w:tab w:val="center" w:pos="4896"/>
        </w:tabs>
        <w:spacing w:before="120" w:after="120" w:line="264" w:lineRule="auto"/>
        <w:ind w:firstLine="720"/>
        <w:rPr>
          <w:highlight w:val="white"/>
        </w:rPr>
      </w:pPr>
      <w:r>
        <w:rPr>
          <w:highlight w:val="white"/>
        </w:rPr>
        <w:t>l</w:t>
      </w:r>
      <w:r w:rsidR="00BD50CD">
        <w:rPr>
          <w:highlight w:val="white"/>
        </w:rPr>
        <w:t>) Chứng thực;</w:t>
      </w:r>
    </w:p>
    <w:p w14:paraId="1DF9FF7C" w14:textId="602CDC14" w:rsidR="00DC19B8" w:rsidRDefault="004F5594">
      <w:pPr>
        <w:tabs>
          <w:tab w:val="center" w:pos="4896"/>
        </w:tabs>
        <w:spacing w:before="120" w:after="120" w:line="264" w:lineRule="auto"/>
        <w:ind w:firstLine="720"/>
        <w:rPr>
          <w:highlight w:val="white"/>
        </w:rPr>
      </w:pPr>
      <w:r>
        <w:rPr>
          <w:highlight w:val="white"/>
        </w:rPr>
        <w:t>m</w:t>
      </w:r>
      <w:r w:rsidR="00BD50CD">
        <w:rPr>
          <w:highlight w:val="white"/>
        </w:rPr>
        <w:t>) Công chứng;</w:t>
      </w:r>
    </w:p>
    <w:p w14:paraId="1ACAFFAE" w14:textId="3403CA0D" w:rsidR="00DC19B8" w:rsidRDefault="004F5594">
      <w:pPr>
        <w:tabs>
          <w:tab w:val="center" w:pos="4896"/>
        </w:tabs>
        <w:spacing w:before="120" w:after="120" w:line="264" w:lineRule="auto"/>
        <w:ind w:firstLine="720"/>
        <w:rPr>
          <w:highlight w:val="white"/>
        </w:rPr>
      </w:pPr>
      <w:r>
        <w:rPr>
          <w:highlight w:val="white"/>
        </w:rPr>
        <w:t>n</w:t>
      </w:r>
      <w:r w:rsidR="00BD50CD">
        <w:rPr>
          <w:highlight w:val="white"/>
        </w:rPr>
        <w:t>) Luật sư;</w:t>
      </w:r>
    </w:p>
    <w:p w14:paraId="78BF828F" w14:textId="106B25F3" w:rsidR="00DC19B8" w:rsidRDefault="004F5594">
      <w:pPr>
        <w:tabs>
          <w:tab w:val="center" w:pos="4896"/>
        </w:tabs>
        <w:spacing w:before="120" w:after="120" w:line="264" w:lineRule="auto"/>
        <w:ind w:firstLine="720"/>
        <w:rPr>
          <w:highlight w:val="white"/>
        </w:rPr>
      </w:pPr>
      <w:r>
        <w:rPr>
          <w:highlight w:val="white"/>
        </w:rPr>
        <w:t>o</w:t>
      </w:r>
      <w:r w:rsidR="00BD50CD">
        <w:rPr>
          <w:highlight w:val="white"/>
        </w:rPr>
        <w:t>) Giám định tư pháp;</w:t>
      </w:r>
    </w:p>
    <w:p w14:paraId="6600ABAC" w14:textId="799B8ADB" w:rsidR="00DC19B8" w:rsidRDefault="004F5594">
      <w:pPr>
        <w:tabs>
          <w:tab w:val="center" w:pos="4896"/>
        </w:tabs>
        <w:spacing w:before="120" w:after="120" w:line="264" w:lineRule="auto"/>
        <w:ind w:firstLine="720"/>
        <w:rPr>
          <w:highlight w:val="white"/>
        </w:rPr>
      </w:pPr>
      <w:r>
        <w:rPr>
          <w:highlight w:val="white"/>
        </w:rPr>
        <w:t>p</w:t>
      </w:r>
      <w:r w:rsidR="00BD50CD">
        <w:rPr>
          <w:highlight w:val="white"/>
        </w:rPr>
        <w:t>) Đấu giá tài sản;</w:t>
      </w:r>
    </w:p>
    <w:p w14:paraId="42C6CBE9" w14:textId="5F2ADA82" w:rsidR="00DC19B8" w:rsidRDefault="004F5594">
      <w:pPr>
        <w:tabs>
          <w:tab w:val="center" w:pos="4896"/>
        </w:tabs>
        <w:spacing w:before="120" w:after="120" w:line="264" w:lineRule="auto"/>
        <w:ind w:firstLine="720"/>
        <w:rPr>
          <w:highlight w:val="white"/>
        </w:rPr>
      </w:pPr>
      <w:r>
        <w:rPr>
          <w:highlight w:val="white"/>
        </w:rPr>
        <w:t>q</w:t>
      </w:r>
      <w:r w:rsidR="00BD50CD">
        <w:rPr>
          <w:highlight w:val="white"/>
        </w:rPr>
        <w:t>) Trọng tài thương mại;</w:t>
      </w:r>
    </w:p>
    <w:p w14:paraId="5F898F19" w14:textId="0A0D9D3F" w:rsidR="00DC19B8" w:rsidRDefault="004F5594">
      <w:pPr>
        <w:tabs>
          <w:tab w:val="center" w:pos="4896"/>
        </w:tabs>
        <w:spacing w:before="120" w:after="120" w:line="264" w:lineRule="auto"/>
        <w:ind w:firstLine="720"/>
        <w:rPr>
          <w:highlight w:val="white"/>
        </w:rPr>
      </w:pPr>
      <w:r>
        <w:rPr>
          <w:highlight w:val="white"/>
        </w:rPr>
        <w:t>r</w:t>
      </w:r>
      <w:r w:rsidR="00BD50CD">
        <w:rPr>
          <w:highlight w:val="white"/>
        </w:rPr>
        <w:t>) Trợ giúp pháp lý;</w:t>
      </w:r>
    </w:p>
    <w:p w14:paraId="3B4389AC" w14:textId="47564291" w:rsidR="00DC19B8" w:rsidRDefault="004F5594">
      <w:pPr>
        <w:tabs>
          <w:tab w:val="center" w:pos="4896"/>
        </w:tabs>
        <w:spacing w:before="120" w:after="120" w:line="264" w:lineRule="auto"/>
        <w:ind w:firstLine="720"/>
        <w:rPr>
          <w:highlight w:val="white"/>
        </w:rPr>
      </w:pPr>
      <w:r>
        <w:rPr>
          <w:highlight w:val="white"/>
        </w:rPr>
        <w:t>s</w:t>
      </w:r>
      <w:r w:rsidR="00BD50CD">
        <w:rPr>
          <w:highlight w:val="white"/>
        </w:rPr>
        <w:t>) Đăng ký biện pháp bảo đảm;</w:t>
      </w:r>
    </w:p>
    <w:p w14:paraId="2905724A" w14:textId="2BEC1B58" w:rsidR="00DC19B8" w:rsidRDefault="004F5594">
      <w:pPr>
        <w:tabs>
          <w:tab w:val="center" w:pos="4896"/>
        </w:tabs>
        <w:spacing w:before="120" w:after="120" w:line="264" w:lineRule="auto"/>
        <w:ind w:firstLine="720"/>
        <w:rPr>
          <w:highlight w:val="white"/>
        </w:rPr>
      </w:pPr>
      <w:r>
        <w:rPr>
          <w:highlight w:val="white"/>
        </w:rPr>
        <w:t>t</w:t>
      </w:r>
      <w:r w:rsidR="00BD50CD">
        <w:rPr>
          <w:highlight w:val="white"/>
        </w:rPr>
        <w:t>) Tương trợ tư pháp</w:t>
      </w:r>
      <w:r w:rsidR="00FB7333">
        <w:rPr>
          <w:highlight w:val="white"/>
        </w:rPr>
        <w:t xml:space="preserve"> về dân sự</w:t>
      </w:r>
      <w:r w:rsidR="00BD50CD">
        <w:rPr>
          <w:highlight w:val="white"/>
        </w:rPr>
        <w:t>;</w:t>
      </w:r>
    </w:p>
    <w:p w14:paraId="50FE3C73" w14:textId="0935E2F4" w:rsidR="00DC19B8" w:rsidRDefault="004F5594">
      <w:pPr>
        <w:spacing w:before="120" w:after="120" w:line="264" w:lineRule="auto"/>
        <w:ind w:firstLine="720"/>
        <w:rPr>
          <w:highlight w:val="white"/>
        </w:rPr>
      </w:pPr>
      <w:r>
        <w:rPr>
          <w:highlight w:val="white"/>
        </w:rPr>
        <w:t>u</w:t>
      </w:r>
      <w:r w:rsidR="00BD50CD">
        <w:rPr>
          <w:highlight w:val="white"/>
        </w:rPr>
        <w:t>) Pháp chế;</w:t>
      </w:r>
    </w:p>
    <w:p w14:paraId="4461F120" w14:textId="73506FCC" w:rsidR="00DC19B8" w:rsidRDefault="004F5594">
      <w:pPr>
        <w:tabs>
          <w:tab w:val="center" w:pos="4896"/>
        </w:tabs>
        <w:spacing w:before="120" w:after="120" w:line="264" w:lineRule="auto"/>
        <w:ind w:firstLine="720"/>
        <w:rPr>
          <w:highlight w:val="white"/>
        </w:rPr>
      </w:pPr>
      <w:r>
        <w:rPr>
          <w:highlight w:val="white"/>
        </w:rPr>
        <w:t>v</w:t>
      </w:r>
      <w:r w:rsidR="00BD50CD">
        <w:rPr>
          <w:highlight w:val="white"/>
        </w:rPr>
        <w:t>) Hòa giải thương mại;</w:t>
      </w:r>
      <w:r w:rsidR="00BD50CD">
        <w:rPr>
          <w:highlight w:val="white"/>
        </w:rPr>
        <w:tab/>
      </w:r>
    </w:p>
    <w:p w14:paraId="7C6C414C" w14:textId="6FDDD80C" w:rsidR="00DC19B8" w:rsidRDefault="0078240D">
      <w:pPr>
        <w:tabs>
          <w:tab w:val="center" w:pos="4896"/>
        </w:tabs>
        <w:spacing w:before="120" w:after="120" w:line="264" w:lineRule="auto"/>
        <w:ind w:firstLine="720"/>
        <w:rPr>
          <w:highlight w:val="white"/>
        </w:rPr>
      </w:pPr>
      <w:r>
        <w:rPr>
          <w:highlight w:val="white"/>
        </w:rPr>
        <w:t>x</w:t>
      </w:r>
      <w:r w:rsidR="00BD50CD">
        <w:rPr>
          <w:highlight w:val="white"/>
        </w:rPr>
        <w:t>) Quản lý thanh lý tài sản;</w:t>
      </w:r>
    </w:p>
    <w:p w14:paraId="6011F74B" w14:textId="2CB636C7" w:rsidR="00DC19B8" w:rsidRDefault="0078240D">
      <w:pPr>
        <w:tabs>
          <w:tab w:val="center" w:pos="4896"/>
        </w:tabs>
        <w:spacing w:before="120" w:after="120" w:line="264" w:lineRule="auto"/>
        <w:ind w:firstLine="720"/>
        <w:rPr>
          <w:highlight w:val="white"/>
        </w:rPr>
      </w:pPr>
      <w:r>
        <w:rPr>
          <w:highlight w:val="white"/>
        </w:rPr>
        <w:t>y</w:t>
      </w:r>
      <w:r w:rsidR="00BD50CD">
        <w:rPr>
          <w:highlight w:val="white"/>
        </w:rPr>
        <w:t xml:space="preserve">) Hỗ trợ pháp lý cho doanh nghiệp </w:t>
      </w:r>
      <w:r w:rsidR="00BD50CD" w:rsidRPr="0071750C">
        <w:t>nhỏ và vừa.</w:t>
      </w:r>
    </w:p>
    <w:p w14:paraId="5DE743C1" w14:textId="39FFEF47" w:rsidR="00A82CB3" w:rsidRPr="0071750C" w:rsidRDefault="00FB7333" w:rsidP="00790F73">
      <w:pPr>
        <w:tabs>
          <w:tab w:val="center" w:pos="4896"/>
        </w:tabs>
        <w:spacing w:before="120" w:after="120" w:line="264" w:lineRule="auto"/>
        <w:ind w:firstLine="720"/>
        <w:jc w:val="both"/>
        <w:rPr>
          <w:b/>
          <w:highlight w:val="white"/>
        </w:rPr>
      </w:pPr>
      <w:r>
        <w:rPr>
          <w:highlight w:val="white"/>
        </w:rPr>
        <w:t xml:space="preserve">3. </w:t>
      </w:r>
      <w:r w:rsidR="00A82CB3">
        <w:rPr>
          <w:highlight w:val="white"/>
        </w:rPr>
        <w:t xml:space="preserve">Đối với lĩnh vực thuộc thẩm quyền quản lý của Bộ Tư pháp không quy định tại khoản 2 </w:t>
      </w:r>
      <w:r w:rsidR="0071750C">
        <w:rPr>
          <w:highlight w:val="white"/>
        </w:rPr>
        <w:t>Đ</w:t>
      </w:r>
      <w:r w:rsidR="00A82CB3">
        <w:rPr>
          <w:highlight w:val="white"/>
        </w:rPr>
        <w:t>iều này, hoạt động thống kê hoặc có tính chất thống kê thực hiện theo quy định tại các văn bản quy phạm pháp luật điều chỉnh lĩnh vực đó.</w:t>
      </w:r>
    </w:p>
    <w:p w14:paraId="2C48EDA9" w14:textId="77777777" w:rsidR="00DC19B8" w:rsidRDefault="00BD50CD">
      <w:pPr>
        <w:tabs>
          <w:tab w:val="center" w:pos="4896"/>
        </w:tabs>
        <w:spacing w:before="120" w:after="120" w:line="264" w:lineRule="auto"/>
        <w:ind w:firstLine="720"/>
        <w:rPr>
          <w:highlight w:val="white"/>
        </w:rPr>
      </w:pPr>
      <w:r>
        <w:rPr>
          <w:b/>
          <w:highlight w:val="white"/>
        </w:rPr>
        <w:t>Điều 2. Đối tượng áp dụng</w:t>
      </w:r>
    </w:p>
    <w:p w14:paraId="04D23813" w14:textId="2A8B4971" w:rsidR="00DC19B8" w:rsidRDefault="00BD50CD">
      <w:pPr>
        <w:spacing w:before="120" w:after="120" w:line="264" w:lineRule="auto"/>
        <w:ind w:firstLine="720"/>
        <w:jc w:val="both"/>
        <w:rPr>
          <w:highlight w:val="white"/>
        </w:rPr>
      </w:pPr>
      <w:r>
        <w:rPr>
          <w:highlight w:val="white"/>
        </w:rPr>
        <w:t>1. Bộ, cơ quan ngang Bộ, cơ quan thuộc Chính phủ.</w:t>
      </w:r>
    </w:p>
    <w:p w14:paraId="0FBDF5EA" w14:textId="77777777" w:rsidR="00DC19B8" w:rsidRDefault="00BD50CD">
      <w:pPr>
        <w:spacing w:before="120" w:after="120" w:line="264" w:lineRule="auto"/>
        <w:ind w:firstLine="720"/>
        <w:jc w:val="both"/>
        <w:rPr>
          <w:highlight w:val="white"/>
        </w:rPr>
      </w:pPr>
      <w:r>
        <w:rPr>
          <w:highlight w:val="white"/>
        </w:rPr>
        <w:t>2. Ủy ban nhân dân các cấp.</w:t>
      </w:r>
    </w:p>
    <w:p w14:paraId="058FD0A7" w14:textId="3C8D34F0" w:rsidR="00DC19B8" w:rsidRDefault="00BD50CD">
      <w:pPr>
        <w:spacing w:before="120" w:after="120" w:line="264" w:lineRule="auto"/>
        <w:ind w:firstLine="720"/>
        <w:jc w:val="both"/>
        <w:rPr>
          <w:highlight w:val="white"/>
        </w:rPr>
      </w:pPr>
      <w:r>
        <w:rPr>
          <w:highlight w:val="white"/>
        </w:rPr>
        <w:t xml:space="preserve">3. </w:t>
      </w:r>
      <w:r w:rsidR="00E02445">
        <w:rPr>
          <w:highlight w:val="white"/>
        </w:rPr>
        <w:t>Đ</w:t>
      </w:r>
      <w:r>
        <w:rPr>
          <w:highlight w:val="white"/>
        </w:rPr>
        <w:t>ơn vị thuộc Bộ Tư pháp.</w:t>
      </w:r>
    </w:p>
    <w:p w14:paraId="79444472" w14:textId="1034C092" w:rsidR="00DC19B8" w:rsidRPr="00C82FDA" w:rsidRDefault="00BD50CD">
      <w:pPr>
        <w:spacing w:before="120" w:after="120" w:line="264" w:lineRule="auto"/>
        <w:ind w:firstLine="720"/>
        <w:jc w:val="both"/>
        <w:rPr>
          <w:spacing w:val="-4"/>
          <w:highlight w:val="white"/>
        </w:rPr>
      </w:pPr>
      <w:r w:rsidRPr="00C82FDA">
        <w:rPr>
          <w:spacing w:val="-4"/>
          <w:highlight w:val="white"/>
        </w:rPr>
        <w:t>4. Sở Tư pháp và cơ quan chuyên môn khác thuộc Ủy ban nhân dân cấp tỉnh.</w:t>
      </w:r>
    </w:p>
    <w:p w14:paraId="4B02C8F1" w14:textId="52CC4B4C" w:rsidR="00DC19B8" w:rsidRDefault="00BD50CD">
      <w:pPr>
        <w:spacing w:before="120" w:after="120" w:line="264" w:lineRule="auto"/>
        <w:ind w:firstLine="720"/>
        <w:jc w:val="both"/>
        <w:rPr>
          <w:highlight w:val="white"/>
        </w:rPr>
      </w:pPr>
      <w:r>
        <w:rPr>
          <w:highlight w:val="white"/>
        </w:rPr>
        <w:t xml:space="preserve">5. </w:t>
      </w:r>
      <w:r w:rsidR="00E02445">
        <w:rPr>
          <w:highlight w:val="white"/>
        </w:rPr>
        <w:t>D</w:t>
      </w:r>
      <w:r>
        <w:rPr>
          <w:highlight w:val="white"/>
        </w:rPr>
        <w:t>oanh nghiệp nhà nước.</w:t>
      </w:r>
    </w:p>
    <w:p w14:paraId="44E3A562" w14:textId="02718D89" w:rsidR="00DC19B8" w:rsidRDefault="00BD50CD">
      <w:pPr>
        <w:spacing w:before="120" w:after="120" w:line="264" w:lineRule="auto"/>
        <w:ind w:firstLine="720"/>
        <w:jc w:val="both"/>
        <w:rPr>
          <w:highlight w:val="white"/>
        </w:rPr>
      </w:pPr>
      <w:r>
        <w:rPr>
          <w:highlight w:val="white"/>
        </w:rPr>
        <w:lastRenderedPageBreak/>
        <w:t xml:space="preserve">6. </w:t>
      </w:r>
      <w:r w:rsidR="00E02445">
        <w:rPr>
          <w:highlight w:val="white"/>
        </w:rPr>
        <w:t>T</w:t>
      </w:r>
      <w:r>
        <w:rPr>
          <w:highlight w:val="white"/>
        </w:rPr>
        <w:t>ổ chức hành nghề luật sư, công chứng</w:t>
      </w:r>
      <w:r w:rsidR="00F44BCD">
        <w:rPr>
          <w:highlight w:val="white"/>
        </w:rPr>
        <w:t>, đấu giá tài sản, quản lý thanh lý tài sản</w:t>
      </w:r>
      <w:r w:rsidR="00CA2565">
        <w:rPr>
          <w:highlight w:val="white"/>
        </w:rPr>
        <w:t>.</w:t>
      </w:r>
    </w:p>
    <w:p w14:paraId="6C4C86A7" w14:textId="594F7BF6" w:rsidR="00DC19B8" w:rsidRDefault="00BD50CD">
      <w:pPr>
        <w:spacing w:before="120" w:after="120" w:line="264" w:lineRule="auto"/>
        <w:ind w:firstLine="720"/>
        <w:jc w:val="both"/>
        <w:rPr>
          <w:highlight w:val="white"/>
        </w:rPr>
      </w:pPr>
      <w:r>
        <w:rPr>
          <w:highlight w:val="white"/>
        </w:rPr>
        <w:t xml:space="preserve">7. </w:t>
      </w:r>
      <w:r w:rsidR="00E02445">
        <w:rPr>
          <w:highlight w:val="white"/>
        </w:rPr>
        <w:t>T</w:t>
      </w:r>
      <w:r>
        <w:rPr>
          <w:highlight w:val="white"/>
        </w:rPr>
        <w:t>ổ chức giám định tư pháp, hòa giải thương mại, trọng tài thương mại.</w:t>
      </w:r>
    </w:p>
    <w:p w14:paraId="4ED69DA4" w14:textId="2FFA967D" w:rsidR="00DC19B8" w:rsidRPr="00C82FDA" w:rsidRDefault="00BD50CD">
      <w:pPr>
        <w:spacing w:before="120" w:after="120" w:line="264" w:lineRule="auto"/>
        <w:ind w:firstLine="720"/>
        <w:jc w:val="both"/>
        <w:rPr>
          <w:spacing w:val="4"/>
          <w:highlight w:val="white"/>
        </w:rPr>
      </w:pPr>
      <w:r w:rsidRPr="00C82FDA">
        <w:rPr>
          <w:spacing w:val="4"/>
          <w:highlight w:val="white"/>
        </w:rPr>
        <w:t>8. Hòa giải viên thương mại vụ việc, Quản tài viên đăng ký hành nghề cá nhân.</w:t>
      </w:r>
    </w:p>
    <w:p w14:paraId="1A6A88DA" w14:textId="725F0714" w:rsidR="00DC19B8" w:rsidRDefault="00BD50CD">
      <w:pPr>
        <w:spacing w:before="120" w:after="120" w:line="264" w:lineRule="auto"/>
        <w:ind w:firstLine="720"/>
        <w:jc w:val="both"/>
        <w:rPr>
          <w:highlight w:val="white"/>
        </w:rPr>
      </w:pPr>
      <w:r>
        <w:rPr>
          <w:highlight w:val="white"/>
        </w:rPr>
        <w:t xml:space="preserve">9. </w:t>
      </w:r>
      <w:r w:rsidR="00E02445">
        <w:rPr>
          <w:highlight w:val="white"/>
        </w:rPr>
        <w:t>C</w:t>
      </w:r>
      <w:r w:rsidR="00FB7333">
        <w:rPr>
          <w:highlight w:val="white"/>
        </w:rPr>
        <w:t>ơ quan</w:t>
      </w:r>
      <w:r>
        <w:rPr>
          <w:highlight w:val="white"/>
        </w:rPr>
        <w:t xml:space="preserve"> đăng ký</w:t>
      </w:r>
      <w:r w:rsidR="00FB7333">
        <w:rPr>
          <w:highlight w:val="white"/>
        </w:rPr>
        <w:t xml:space="preserve"> biện pháp bảo đảm,</w:t>
      </w:r>
      <w:r>
        <w:rPr>
          <w:highlight w:val="white"/>
        </w:rPr>
        <w:t xml:space="preserve"> giao dịch, tài sản.</w:t>
      </w:r>
    </w:p>
    <w:p w14:paraId="0410D8BC" w14:textId="429F7603" w:rsidR="00DC19B8" w:rsidRDefault="00BD50CD">
      <w:pPr>
        <w:spacing w:before="120" w:after="120" w:line="264" w:lineRule="auto"/>
        <w:ind w:firstLine="720"/>
        <w:jc w:val="both"/>
        <w:rPr>
          <w:highlight w:val="white"/>
        </w:rPr>
      </w:pPr>
      <w:r>
        <w:rPr>
          <w:highlight w:val="white"/>
        </w:rPr>
        <w:t xml:space="preserve">10. </w:t>
      </w:r>
      <w:r w:rsidR="00E02445">
        <w:rPr>
          <w:highlight w:val="white"/>
        </w:rPr>
        <w:t>T</w:t>
      </w:r>
      <w:r>
        <w:rPr>
          <w:highlight w:val="white"/>
        </w:rPr>
        <w:t>ổ chức thực hiện trợ giúp pháp lý.</w:t>
      </w:r>
    </w:p>
    <w:p w14:paraId="155746FE" w14:textId="7A7F32B8" w:rsidR="00DC19B8" w:rsidRDefault="00BD50CD">
      <w:pPr>
        <w:spacing w:before="120" w:after="120" w:line="264" w:lineRule="auto"/>
        <w:ind w:firstLine="720"/>
        <w:jc w:val="both"/>
        <w:rPr>
          <w:highlight w:val="white"/>
        </w:rPr>
      </w:pPr>
      <w:r>
        <w:rPr>
          <w:highlight w:val="white"/>
        </w:rPr>
        <w:t xml:space="preserve">11. </w:t>
      </w:r>
      <w:r w:rsidR="00E02445">
        <w:rPr>
          <w:highlight w:val="white"/>
        </w:rPr>
        <w:t>C</w:t>
      </w:r>
      <w:r>
        <w:rPr>
          <w:highlight w:val="white"/>
        </w:rPr>
        <w:t>ơ quan, tổ chức khác có liên quan theo quy định của pháp luật.</w:t>
      </w:r>
    </w:p>
    <w:p w14:paraId="504B3592" w14:textId="77777777" w:rsidR="00DC19B8" w:rsidRDefault="00BD50CD">
      <w:pPr>
        <w:spacing w:before="120" w:after="120" w:line="264" w:lineRule="auto"/>
        <w:ind w:firstLine="720"/>
        <w:jc w:val="both"/>
        <w:rPr>
          <w:b/>
          <w:highlight w:val="white"/>
        </w:rPr>
      </w:pPr>
      <w:r>
        <w:rPr>
          <w:b/>
          <w:highlight w:val="white"/>
        </w:rPr>
        <w:t>Điều 3. Nội dung chế độ báo cáo thống kê</w:t>
      </w:r>
    </w:p>
    <w:p w14:paraId="7052FDD3" w14:textId="77777777" w:rsidR="00DC19B8" w:rsidRDefault="00BD50CD">
      <w:pPr>
        <w:spacing w:before="120" w:after="120" w:line="264" w:lineRule="auto"/>
        <w:ind w:firstLine="720"/>
        <w:jc w:val="both"/>
        <w:rPr>
          <w:highlight w:val="white"/>
        </w:rPr>
      </w:pPr>
      <w:r>
        <w:rPr>
          <w:highlight w:val="white"/>
        </w:rPr>
        <w:t>1. Biểu mẫu báo cáo:</w:t>
      </w:r>
    </w:p>
    <w:p w14:paraId="3AE0750C" w14:textId="5480547C" w:rsidR="00DC19B8" w:rsidRDefault="00BD50CD">
      <w:pPr>
        <w:spacing w:before="120" w:after="120" w:line="264" w:lineRule="auto"/>
        <w:ind w:firstLine="720"/>
        <w:jc w:val="both"/>
        <w:rPr>
          <w:highlight w:val="white"/>
        </w:rPr>
      </w:pPr>
      <w:r>
        <w:rPr>
          <w:highlight w:val="white"/>
        </w:rPr>
        <w:t>a) Danh mục báo cáo thống kê ngành Tư pháp (gồm: số thứ tự, ký hiệu biểu, tên biểu, kỳ báo cáo,</w:t>
      </w:r>
      <w:r w:rsidR="00F44BCD">
        <w:rPr>
          <w:highlight w:val="white"/>
        </w:rPr>
        <w:t xml:space="preserve"> đơn vị báo cáo,</w:t>
      </w:r>
      <w:r>
        <w:rPr>
          <w:highlight w:val="white"/>
        </w:rPr>
        <w:t xml:space="preserve"> đơn vị nhận báo cáo) quy định tại Phụ lục I kèm theo Thông tư này;</w:t>
      </w:r>
    </w:p>
    <w:p w14:paraId="4FF72EB1" w14:textId="608BFC85" w:rsidR="00DC19B8" w:rsidRDefault="00BD50CD">
      <w:pPr>
        <w:spacing w:before="120" w:after="120" w:line="264" w:lineRule="auto"/>
        <w:ind w:firstLine="720"/>
        <w:jc w:val="both"/>
        <w:rPr>
          <w:highlight w:val="white"/>
        </w:rPr>
      </w:pPr>
      <w:r>
        <w:rPr>
          <w:highlight w:val="white"/>
        </w:rPr>
        <w:t>b) Hệ thống biểu mẫu báo cáo thống kê và nội dung giải thích biểu mẫu (gồm: khái niệm, phương pháp tính</w:t>
      </w:r>
      <w:r w:rsidR="0071750C">
        <w:rPr>
          <w:highlight w:val="white"/>
        </w:rPr>
        <w:t>,</w:t>
      </w:r>
      <w:r>
        <w:rPr>
          <w:highlight w:val="white"/>
        </w:rPr>
        <w:t xml:space="preserve"> cách ghi biểu</w:t>
      </w:r>
      <w:r w:rsidR="0071750C">
        <w:rPr>
          <w:highlight w:val="white"/>
        </w:rPr>
        <w:t>,</w:t>
      </w:r>
      <w:r>
        <w:rPr>
          <w:highlight w:val="white"/>
        </w:rPr>
        <w:t xml:space="preserve"> nguồn số liệu) quy định tại Phụ lục IV kèm theo Thông tư này.  </w:t>
      </w:r>
    </w:p>
    <w:p w14:paraId="58C71444" w14:textId="77777777" w:rsidR="00DC19B8" w:rsidRDefault="00BD50CD">
      <w:pPr>
        <w:spacing w:before="120" w:after="120" w:line="264" w:lineRule="auto"/>
        <w:ind w:firstLine="720"/>
        <w:jc w:val="both"/>
        <w:rPr>
          <w:highlight w:val="white"/>
        </w:rPr>
      </w:pPr>
      <w:r>
        <w:rPr>
          <w:highlight w:val="white"/>
        </w:rPr>
        <w:t>2. Đơn vị báo cáo và đơn vị nhận báo cáo:</w:t>
      </w:r>
    </w:p>
    <w:p w14:paraId="686157FB" w14:textId="77777777" w:rsidR="00DC19B8" w:rsidRDefault="00BD50CD">
      <w:pPr>
        <w:spacing w:before="120" w:after="120" w:line="264" w:lineRule="auto"/>
        <w:ind w:firstLine="720"/>
        <w:jc w:val="both"/>
        <w:rPr>
          <w:highlight w:val="white"/>
        </w:rPr>
      </w:pPr>
      <w:r>
        <w:rPr>
          <w:highlight w:val="white"/>
        </w:rPr>
        <w:t>a) Đơn vị báo cáo được ghi cụ thể tại góc trên, bên phải của từng biểu mẫu báo cáo;</w:t>
      </w:r>
    </w:p>
    <w:p w14:paraId="79792BDF" w14:textId="4535823D" w:rsidR="00DC19B8" w:rsidRDefault="00BD50CD">
      <w:pPr>
        <w:spacing w:before="120" w:after="120" w:line="264" w:lineRule="auto"/>
        <w:ind w:firstLine="720"/>
        <w:jc w:val="both"/>
        <w:rPr>
          <w:highlight w:val="white"/>
        </w:rPr>
      </w:pPr>
      <w:r>
        <w:rPr>
          <w:highlight w:val="white"/>
        </w:rPr>
        <w:t>b) Đơn vị nhận báo cáo được ghi cụ thể tại góc trên, bên phải của từng biểu mẫu báo cáo, dưới dòng ghi đơn vị báo cáo.</w:t>
      </w:r>
      <w:r w:rsidR="00C56330">
        <w:rPr>
          <w:highlight w:val="white"/>
        </w:rPr>
        <w:t xml:space="preserve"> </w:t>
      </w:r>
      <w:r>
        <w:rPr>
          <w:highlight w:val="white"/>
        </w:rPr>
        <w:t xml:space="preserve"> </w:t>
      </w:r>
      <w:r w:rsidR="00C56330">
        <w:rPr>
          <w:highlight w:val="white"/>
        </w:rPr>
        <w:t xml:space="preserve"> </w:t>
      </w:r>
    </w:p>
    <w:p w14:paraId="3894F53C" w14:textId="23A0E858" w:rsidR="00DC19B8" w:rsidRDefault="00BD50CD">
      <w:pPr>
        <w:spacing w:before="120" w:after="120" w:line="264" w:lineRule="auto"/>
        <w:ind w:firstLine="720"/>
        <w:jc w:val="both"/>
        <w:rPr>
          <w:highlight w:val="white"/>
        </w:rPr>
      </w:pPr>
      <w:r>
        <w:rPr>
          <w:highlight w:val="white"/>
        </w:rPr>
        <w:t xml:space="preserve">3. Kỳ báo cáo:  </w:t>
      </w:r>
    </w:p>
    <w:p w14:paraId="4590D5F0" w14:textId="4CD03F64" w:rsidR="00DC19B8" w:rsidRDefault="00BD50CD">
      <w:pPr>
        <w:spacing w:before="120" w:after="120" w:line="264" w:lineRule="auto"/>
        <w:ind w:firstLine="720"/>
        <w:jc w:val="both"/>
        <w:rPr>
          <w:highlight w:val="white"/>
        </w:rPr>
      </w:pPr>
      <w:r>
        <w:rPr>
          <w:highlight w:val="white"/>
        </w:rPr>
        <w:t>Kỳ báo cáo thống kê là khoảng thời gian nhất định quy định đơn vị báo cáo thống kê phải thể hiện kết quả hoạt động bằng số liệu theo các tiêu chí thống kê trong biểu mẫu báo cáo thống kê</w:t>
      </w:r>
      <w:r w:rsidR="00C56330">
        <w:rPr>
          <w:highlight w:val="white"/>
        </w:rPr>
        <w:t>. Kỳ báo cáo thống kê</w:t>
      </w:r>
      <w:r>
        <w:rPr>
          <w:highlight w:val="white"/>
        </w:rPr>
        <w:t xml:space="preserve"> được ghi ở </w:t>
      </w:r>
      <w:r w:rsidR="00C56330">
        <w:rPr>
          <w:highlight w:val="white"/>
        </w:rPr>
        <w:t xml:space="preserve">phần </w:t>
      </w:r>
      <w:r>
        <w:rPr>
          <w:highlight w:val="white"/>
        </w:rPr>
        <w:t xml:space="preserve">giữa của từng biểu mẫu báo cáo, dưới tên biểu. Các kỳ báo cáo thống kê gồm:   </w:t>
      </w:r>
    </w:p>
    <w:p w14:paraId="606C3B8A" w14:textId="37639EF7" w:rsidR="00DC19B8" w:rsidRDefault="00BD50CD">
      <w:pPr>
        <w:spacing w:before="120" w:after="120" w:line="264" w:lineRule="auto"/>
        <w:ind w:firstLine="720"/>
        <w:jc w:val="both"/>
        <w:rPr>
          <w:highlight w:val="white"/>
        </w:rPr>
      </w:pPr>
      <w:r>
        <w:rPr>
          <w:highlight w:val="white"/>
        </w:rPr>
        <w:t xml:space="preserve">a) Kỳ báo cáo </w:t>
      </w:r>
      <w:sdt>
        <w:sdtPr>
          <w:tag w:val="goog_rdk_0"/>
          <w:id w:val="1311603241"/>
        </w:sdtPr>
        <w:sdtContent/>
      </w:sdt>
      <w:sdt>
        <w:sdtPr>
          <w:tag w:val="goog_rdk_1"/>
          <w:id w:val="194844742"/>
        </w:sdtPr>
        <w:sdtContent/>
      </w:sdt>
      <w:r>
        <w:rPr>
          <w:highlight w:val="white"/>
        </w:rPr>
        <w:t xml:space="preserve">sơ bộ 6 tháng: gồm số liệu thực tế tính từ ngày 01 tháng 01 đến hết ngày </w:t>
      </w:r>
      <w:r w:rsidR="004E32D5">
        <w:rPr>
          <w:highlight w:val="white"/>
        </w:rPr>
        <w:t xml:space="preserve">31 </w:t>
      </w:r>
      <w:r>
        <w:rPr>
          <w:highlight w:val="white"/>
        </w:rPr>
        <w:t xml:space="preserve">tháng </w:t>
      </w:r>
      <w:r w:rsidR="0041554A">
        <w:rPr>
          <w:highlight w:val="white"/>
        </w:rPr>
        <w:t xml:space="preserve">5 </w:t>
      </w:r>
      <w:r w:rsidR="002E7A88">
        <w:rPr>
          <w:highlight w:val="white"/>
        </w:rPr>
        <w:t>năm báo cáo</w:t>
      </w:r>
      <w:r>
        <w:rPr>
          <w:highlight w:val="white"/>
        </w:rPr>
        <w:t>;</w:t>
      </w:r>
    </w:p>
    <w:p w14:paraId="333517CB" w14:textId="0FF8F4D2" w:rsidR="00DC19B8" w:rsidRDefault="00BD50CD">
      <w:pPr>
        <w:spacing w:before="120" w:after="120" w:line="264" w:lineRule="auto"/>
        <w:ind w:firstLine="720"/>
        <w:jc w:val="both"/>
        <w:rPr>
          <w:highlight w:val="white"/>
        </w:rPr>
      </w:pPr>
      <w:r>
        <w:rPr>
          <w:highlight w:val="white"/>
        </w:rPr>
        <w:t>b) Kỳ báo cáo sơ bộ</w:t>
      </w:r>
      <w:sdt>
        <w:sdtPr>
          <w:tag w:val="goog_rdk_2"/>
          <w:id w:val="852539639"/>
        </w:sdtPr>
        <w:sdtContent/>
      </w:sdt>
      <w:r>
        <w:rPr>
          <w:highlight w:val="white"/>
        </w:rPr>
        <w:t xml:space="preserve"> năm: gồm số liệu thực tế tính từ ngày 01 tháng 01 đến hết ngày </w:t>
      </w:r>
      <w:r w:rsidR="004E32D5">
        <w:t>31</w:t>
      </w:r>
      <w:sdt>
        <w:sdtPr>
          <w:tag w:val="goog_rdk_3"/>
          <w:id w:val="1429899768"/>
        </w:sdtPr>
        <w:sdtContent/>
      </w:sdt>
      <w:r>
        <w:rPr>
          <w:highlight w:val="white"/>
        </w:rPr>
        <w:t xml:space="preserve"> tháng </w:t>
      </w:r>
      <w:r w:rsidR="004E32D5">
        <w:rPr>
          <w:highlight w:val="white"/>
        </w:rPr>
        <w:t xml:space="preserve">10 </w:t>
      </w:r>
      <w:r w:rsidR="002E7A88">
        <w:rPr>
          <w:highlight w:val="white"/>
        </w:rPr>
        <w:t>năm báo cáo</w:t>
      </w:r>
      <w:r>
        <w:rPr>
          <w:highlight w:val="white"/>
        </w:rPr>
        <w:t xml:space="preserve">;  </w:t>
      </w:r>
    </w:p>
    <w:p w14:paraId="16DE877D" w14:textId="50EC4E1D" w:rsidR="00DC19B8" w:rsidRDefault="00BD50CD" w:rsidP="0015467F">
      <w:pPr>
        <w:spacing w:before="120" w:after="120" w:line="276" w:lineRule="auto"/>
        <w:ind w:firstLine="720"/>
        <w:jc w:val="both"/>
        <w:rPr>
          <w:highlight w:val="white"/>
        </w:rPr>
      </w:pPr>
      <w:r>
        <w:rPr>
          <w:highlight w:val="white"/>
        </w:rPr>
        <w:t xml:space="preserve">c) Kỳ báo cáo thống kê tròn năm: gồm </w:t>
      </w:r>
      <w:sdt>
        <w:sdtPr>
          <w:tag w:val="goog_rdk_4"/>
          <w:id w:val="1764146945"/>
        </w:sdtPr>
        <w:sdtContent/>
      </w:sdt>
      <w:r>
        <w:rPr>
          <w:highlight w:val="white"/>
        </w:rPr>
        <w:t>toàn bộ số liệu thực tế tính từ ngày 01 tháng 01 đến hết ngày 31 tháng 12 năm báo cáo;</w:t>
      </w:r>
    </w:p>
    <w:p w14:paraId="7200777C" w14:textId="757263C2" w:rsidR="00DC19B8" w:rsidRPr="0015467F" w:rsidRDefault="00BD50CD" w:rsidP="0015467F">
      <w:pPr>
        <w:spacing w:before="120" w:after="120" w:line="276" w:lineRule="auto"/>
        <w:ind w:firstLine="720"/>
        <w:jc w:val="both"/>
        <w:rPr>
          <w:spacing w:val="-2"/>
          <w:highlight w:val="white"/>
        </w:rPr>
      </w:pPr>
      <w:r w:rsidRPr="0015467F">
        <w:rPr>
          <w:spacing w:val="-2"/>
          <w:highlight w:val="white"/>
        </w:rPr>
        <w:t xml:space="preserve">d) Báo cáo thống kê đột xuất: được thực hiện để Bộ Tư pháp thu thập, tổng hợp thông tin ngoài các thông tin thống kê được thu thập, tổng hợp theo định kỳ </w:t>
      </w:r>
      <w:r w:rsidRPr="0015467F">
        <w:rPr>
          <w:spacing w:val="-2"/>
          <w:highlight w:val="white"/>
        </w:rPr>
        <w:lastRenderedPageBreak/>
        <w:t xml:space="preserve">quy định tại các điểm a, b, c khoản này. </w:t>
      </w:r>
      <w:r w:rsidR="00C83238" w:rsidRPr="0015467F">
        <w:rPr>
          <w:spacing w:val="-2"/>
          <w:highlight w:val="white"/>
        </w:rPr>
        <w:t>T</w:t>
      </w:r>
      <w:r w:rsidRPr="0015467F">
        <w:rPr>
          <w:spacing w:val="-2"/>
          <w:highlight w:val="white"/>
        </w:rPr>
        <w:t>hời điểm lấy số liệu, thời hạn báo cáo</w:t>
      </w:r>
      <w:r w:rsidR="00527B40">
        <w:rPr>
          <w:spacing w:val="-2"/>
          <w:highlight w:val="white"/>
        </w:rPr>
        <w:t>,</w:t>
      </w:r>
      <w:r w:rsidR="00C83238" w:rsidRPr="0015467F">
        <w:rPr>
          <w:spacing w:val="-2"/>
          <w:highlight w:val="white"/>
        </w:rPr>
        <w:t xml:space="preserve"> </w:t>
      </w:r>
      <w:r w:rsidRPr="0015467F">
        <w:rPr>
          <w:spacing w:val="-2"/>
          <w:highlight w:val="white"/>
        </w:rPr>
        <w:t xml:space="preserve">nội dung </w:t>
      </w:r>
      <w:r w:rsidR="00C83238" w:rsidRPr="0015467F">
        <w:rPr>
          <w:spacing w:val="-2"/>
          <w:highlight w:val="white"/>
        </w:rPr>
        <w:t xml:space="preserve">cụ thể của báo cáo thống kê đột xuất </w:t>
      </w:r>
      <w:r w:rsidRPr="0015467F">
        <w:rPr>
          <w:spacing w:val="-2"/>
          <w:highlight w:val="white"/>
        </w:rPr>
        <w:t xml:space="preserve">thực hiện theo yêu cầu bằng văn bản </w:t>
      </w:r>
      <w:r w:rsidR="00803F62">
        <w:rPr>
          <w:spacing w:val="-2"/>
          <w:highlight w:val="white"/>
        </w:rPr>
        <w:t>do</w:t>
      </w:r>
      <w:r w:rsidRPr="0015467F">
        <w:rPr>
          <w:spacing w:val="-2"/>
          <w:highlight w:val="white"/>
        </w:rPr>
        <w:t xml:space="preserve"> Lãnh đạo Bộ Tư pháp</w:t>
      </w:r>
      <w:r w:rsidR="00803F62">
        <w:rPr>
          <w:spacing w:val="-2"/>
          <w:highlight w:val="white"/>
        </w:rPr>
        <w:t xml:space="preserve"> ký</w:t>
      </w:r>
      <w:r w:rsidRPr="0015467F">
        <w:rPr>
          <w:spacing w:val="-2"/>
          <w:highlight w:val="white"/>
        </w:rPr>
        <w:t>.</w:t>
      </w:r>
    </w:p>
    <w:p w14:paraId="48C09AC1" w14:textId="41CA5134" w:rsidR="00DC19B8" w:rsidRDefault="00BD50CD" w:rsidP="0015467F">
      <w:pPr>
        <w:spacing w:before="120" w:after="120" w:line="276" w:lineRule="auto"/>
        <w:ind w:firstLine="720"/>
        <w:jc w:val="both"/>
        <w:rPr>
          <w:highlight w:val="white"/>
        </w:rPr>
      </w:pPr>
      <w:r>
        <w:rPr>
          <w:highlight w:val="white"/>
        </w:rPr>
        <w:t>4. Thời hạn nhận báo cáo thống kê:</w:t>
      </w:r>
    </w:p>
    <w:p w14:paraId="1FFDAE4A" w14:textId="3BFA0CE0" w:rsidR="00DC19B8" w:rsidRPr="00C82FDA" w:rsidRDefault="00BD50CD" w:rsidP="0015467F">
      <w:pPr>
        <w:spacing w:before="120" w:after="120" w:line="276" w:lineRule="auto"/>
        <w:ind w:firstLine="720"/>
        <w:jc w:val="both"/>
        <w:rPr>
          <w:spacing w:val="2"/>
          <w:highlight w:val="white"/>
        </w:rPr>
      </w:pPr>
      <w:r w:rsidRPr="00C82FDA">
        <w:rPr>
          <w:spacing w:val="2"/>
          <w:highlight w:val="white"/>
        </w:rPr>
        <w:t>Thời hạn nhận báo cáo thống kê của từng đơn vị nhận báo cáo được ghi cụ thể tại góc trên, bên trái của từng biểu mẫu báo cáo thống kê, dưới dòng ký hiệu biểu mẫu. Nếu ngày cuối cùng của thời hạn nhận báo cáo trùng với ngày nghỉ lễ,</w:t>
      </w:r>
      <w:r w:rsidR="001069CD" w:rsidRPr="00C82FDA">
        <w:rPr>
          <w:spacing w:val="2"/>
          <w:highlight w:val="white"/>
        </w:rPr>
        <w:t xml:space="preserve"> </w:t>
      </w:r>
      <w:r w:rsidR="00527B40" w:rsidRPr="00C82FDA">
        <w:rPr>
          <w:spacing w:val="2"/>
          <w:highlight w:val="white"/>
        </w:rPr>
        <w:t>t</w:t>
      </w:r>
      <w:r w:rsidRPr="00C82FDA">
        <w:rPr>
          <w:spacing w:val="2"/>
          <w:highlight w:val="white"/>
        </w:rPr>
        <w:t xml:space="preserve">ết hoặc ngày nghỉ cuối tuần, thì ngày </w:t>
      </w:r>
      <w:r w:rsidR="00BE0951" w:rsidRPr="00C82FDA">
        <w:rPr>
          <w:spacing w:val="2"/>
          <w:highlight w:val="white"/>
        </w:rPr>
        <w:t xml:space="preserve">nhận </w:t>
      </w:r>
      <w:r w:rsidRPr="00C82FDA">
        <w:rPr>
          <w:spacing w:val="2"/>
          <w:highlight w:val="white"/>
        </w:rPr>
        <w:t>báo cáo </w:t>
      </w:r>
      <w:r w:rsidR="007958DB" w:rsidRPr="00C82FDA">
        <w:rPr>
          <w:spacing w:val="2"/>
          <w:highlight w:val="white"/>
        </w:rPr>
        <w:t>là</w:t>
      </w:r>
      <w:r w:rsidRPr="00C82FDA">
        <w:rPr>
          <w:spacing w:val="2"/>
          <w:highlight w:val="white"/>
        </w:rPr>
        <w:t> ngày làm việc</w:t>
      </w:r>
      <w:r w:rsidR="007958DB" w:rsidRPr="00C82FDA">
        <w:rPr>
          <w:spacing w:val="2"/>
          <w:highlight w:val="white"/>
        </w:rPr>
        <w:t xml:space="preserve"> kế</w:t>
      </w:r>
      <w:r w:rsidRPr="00C82FDA">
        <w:rPr>
          <w:spacing w:val="2"/>
          <w:highlight w:val="white"/>
        </w:rPr>
        <w:t xml:space="preserve"> tiếp. </w:t>
      </w:r>
    </w:p>
    <w:p w14:paraId="62140DFE" w14:textId="2BBC2FF8" w:rsidR="00DC19B8" w:rsidRPr="0015467F" w:rsidRDefault="00BD50CD" w:rsidP="0015467F">
      <w:pPr>
        <w:spacing w:before="120" w:after="120" w:line="276" w:lineRule="auto"/>
        <w:ind w:firstLine="720"/>
        <w:jc w:val="both"/>
        <w:rPr>
          <w:spacing w:val="-6"/>
          <w:highlight w:val="white"/>
        </w:rPr>
      </w:pPr>
      <w:r w:rsidRPr="0015467F">
        <w:rPr>
          <w:spacing w:val="-6"/>
          <w:highlight w:val="white"/>
        </w:rPr>
        <w:t>Thời hạn nhận báo cáo được tổng hợp tại Phụ lục II kèm theo Thông tư này.</w:t>
      </w:r>
    </w:p>
    <w:p w14:paraId="3669C38F" w14:textId="42C5A34F" w:rsidR="00DC19B8" w:rsidRDefault="00BD50CD" w:rsidP="0015467F">
      <w:pPr>
        <w:spacing w:before="120" w:after="120" w:line="276" w:lineRule="auto"/>
        <w:ind w:firstLine="720"/>
        <w:jc w:val="both"/>
        <w:rPr>
          <w:highlight w:val="white"/>
        </w:rPr>
      </w:pPr>
      <w:r>
        <w:rPr>
          <w:highlight w:val="white"/>
        </w:rPr>
        <w:t>5</w:t>
      </w:r>
      <w:sdt>
        <w:sdtPr>
          <w:tag w:val="goog_rdk_5"/>
          <w:id w:val="-853836141"/>
        </w:sdtPr>
        <w:sdtContent/>
      </w:sdt>
      <w:sdt>
        <w:sdtPr>
          <w:tag w:val="goog_rdk_6"/>
          <w:id w:val="33281590"/>
        </w:sdtPr>
        <w:sdtContent/>
      </w:sdt>
      <w:r>
        <w:rPr>
          <w:highlight w:val="white"/>
        </w:rPr>
        <w:t>. Phương thức báo cáo thống kê:</w:t>
      </w:r>
    </w:p>
    <w:p w14:paraId="12800936" w14:textId="6D890E63" w:rsidR="00DC19B8" w:rsidRDefault="00BD50CD" w:rsidP="0015467F">
      <w:pPr>
        <w:spacing w:before="120" w:after="120" w:line="276" w:lineRule="auto"/>
        <w:ind w:firstLine="720"/>
        <w:jc w:val="both"/>
        <w:rPr>
          <w:highlight w:val="white"/>
        </w:rPr>
      </w:pPr>
      <w:r>
        <w:rPr>
          <w:highlight w:val="white"/>
        </w:rPr>
        <w:t>Căn cứ điều kiện thực tế, đơn vị báo cáo lựa chọn một trong các hình thức sau để gửi báo cáo đến đơn vị nhận báo cáo:</w:t>
      </w:r>
    </w:p>
    <w:p w14:paraId="54EE224D" w14:textId="77777777" w:rsidR="00DC19B8" w:rsidRDefault="00BD50CD" w:rsidP="0015467F">
      <w:pPr>
        <w:spacing w:before="120" w:after="120" w:line="276" w:lineRule="auto"/>
        <w:ind w:firstLine="720"/>
        <w:jc w:val="both"/>
        <w:rPr>
          <w:highlight w:val="white"/>
        </w:rPr>
      </w:pPr>
      <w:r>
        <w:rPr>
          <w:highlight w:val="white"/>
        </w:rPr>
        <w:t>a) Báo cáo trên Phần mềm thống kê ngành Tư pháp, được xác thực bằng tài khoản cấp cho đại diện đơn vị báo cáo và nhận báo cáo;</w:t>
      </w:r>
    </w:p>
    <w:p w14:paraId="4EA6BAF7" w14:textId="35D594C1" w:rsidR="00DC19B8" w:rsidRDefault="00BD50CD" w:rsidP="0015467F">
      <w:pPr>
        <w:spacing w:before="120" w:after="120" w:line="276" w:lineRule="auto"/>
        <w:ind w:firstLine="720"/>
        <w:jc w:val="both"/>
        <w:rPr>
          <w:highlight w:val="white"/>
        </w:rPr>
      </w:pPr>
      <w:r>
        <w:rPr>
          <w:highlight w:val="white"/>
        </w:rPr>
        <w:t>b) Báo cáo bằng văn bản điện tử dưới dạng tệp tin điện tử</w:t>
      </w:r>
      <w:r w:rsidR="00803F62">
        <w:rPr>
          <w:highlight w:val="white"/>
        </w:rPr>
        <w:t>,</w:t>
      </w:r>
      <w:r>
        <w:rPr>
          <w:highlight w:val="white"/>
        </w:rPr>
        <w:t xml:space="preserve"> được xác thực bằng chữ ký số của thủ trưởng đơn vị báo cáo hoặc văn bản điện tử dưới dạng ảnh của báo cáo giấy quy định tại điểm c khoản này;</w:t>
      </w:r>
    </w:p>
    <w:p w14:paraId="6D5F6B25" w14:textId="385BD9FE" w:rsidR="00DC19B8" w:rsidRDefault="00BD50CD" w:rsidP="0015467F">
      <w:pPr>
        <w:spacing w:before="120" w:after="120" w:line="276" w:lineRule="auto"/>
        <w:ind w:firstLine="720"/>
        <w:jc w:val="both"/>
        <w:rPr>
          <w:highlight w:val="white"/>
        </w:rPr>
      </w:pPr>
      <w:r>
        <w:rPr>
          <w:highlight w:val="white"/>
        </w:rPr>
        <w:t xml:space="preserve">c) Báo cáo bằng văn bản giấy có chữ ký của thủ trưởng, đóng dấu của đơn vị báo cáo (nếu có), gửi </w:t>
      </w:r>
      <w:r w:rsidR="00197397">
        <w:rPr>
          <w:highlight w:val="white"/>
        </w:rPr>
        <w:t xml:space="preserve">đến </w:t>
      </w:r>
      <w:r>
        <w:rPr>
          <w:highlight w:val="white"/>
        </w:rPr>
        <w:t>đơn vị nhận báo cáo theo đường bưu điện hoặc gửi trực tiếp.</w:t>
      </w:r>
    </w:p>
    <w:p w14:paraId="009E6D58" w14:textId="77777777" w:rsidR="00DC19B8" w:rsidRDefault="00BD50CD" w:rsidP="0015467F">
      <w:pPr>
        <w:spacing w:before="120" w:after="120" w:line="276" w:lineRule="auto"/>
        <w:ind w:firstLine="720"/>
        <w:jc w:val="both"/>
        <w:rPr>
          <w:highlight w:val="white"/>
        </w:rPr>
      </w:pPr>
      <w:r>
        <w:rPr>
          <w:highlight w:val="white"/>
        </w:rPr>
        <w:t xml:space="preserve">6. </w:t>
      </w:r>
      <w:bookmarkStart w:id="1" w:name="bookmark=id.i5gcwwyf16w8" w:colFirst="0" w:colLast="0"/>
      <w:bookmarkEnd w:id="1"/>
      <w:r>
        <w:rPr>
          <w:highlight w:val="white"/>
        </w:rPr>
        <w:t>Chỉnh lý báo cáo thống kê:</w:t>
      </w:r>
    </w:p>
    <w:p w14:paraId="58D58908" w14:textId="7A05E8EE" w:rsidR="00DC19B8" w:rsidRPr="0015467F" w:rsidRDefault="00BD50CD" w:rsidP="0015467F">
      <w:pPr>
        <w:spacing w:before="120" w:after="120" w:line="276" w:lineRule="auto"/>
        <w:ind w:firstLine="720"/>
        <w:jc w:val="both"/>
        <w:rPr>
          <w:spacing w:val="4"/>
          <w:highlight w:val="white"/>
        </w:rPr>
      </w:pPr>
      <w:r w:rsidRPr="0015467F">
        <w:rPr>
          <w:spacing w:val="4"/>
          <w:highlight w:val="white"/>
        </w:rPr>
        <w:t xml:space="preserve">a) </w:t>
      </w:r>
      <w:r w:rsidR="0045015A">
        <w:rPr>
          <w:spacing w:val="4"/>
          <w:highlight w:val="white"/>
        </w:rPr>
        <w:t>T</w:t>
      </w:r>
      <w:r w:rsidRPr="0015467F">
        <w:rPr>
          <w:spacing w:val="4"/>
          <w:highlight w:val="white"/>
        </w:rPr>
        <w:t>rường hợp số liệu, thông tin thống kê còn thiếu hoặc chưa đảm bảo tính chính xác, hợp lý</w:t>
      </w:r>
      <w:r w:rsidR="0045015A">
        <w:rPr>
          <w:spacing w:val="4"/>
          <w:highlight w:val="white"/>
        </w:rPr>
        <w:t xml:space="preserve"> thì đơn vị báo cáo phải</w:t>
      </w:r>
      <w:r w:rsidR="0045015A" w:rsidRPr="0015467F">
        <w:rPr>
          <w:spacing w:val="4"/>
          <w:highlight w:val="white"/>
        </w:rPr>
        <w:t xml:space="preserve"> chỉnh lý, bổ sung</w:t>
      </w:r>
      <w:r w:rsidR="0045015A">
        <w:rPr>
          <w:spacing w:val="4"/>
          <w:highlight w:val="white"/>
        </w:rPr>
        <w:t xml:space="preserve"> ngay sau khi tự phát hiện hoặc đơn vị nhận</w:t>
      </w:r>
      <w:r w:rsidR="0045015A" w:rsidRPr="0015467F">
        <w:rPr>
          <w:spacing w:val="4"/>
          <w:highlight w:val="white"/>
        </w:rPr>
        <w:t xml:space="preserve"> báo</w:t>
      </w:r>
      <w:r w:rsidR="00FB6F24">
        <w:rPr>
          <w:spacing w:val="4"/>
          <w:highlight w:val="white"/>
        </w:rPr>
        <w:t xml:space="preserve"> yêu cầu</w:t>
      </w:r>
      <w:r w:rsidRPr="0015467F">
        <w:rPr>
          <w:spacing w:val="4"/>
          <w:highlight w:val="white"/>
        </w:rPr>
        <w:t>;</w:t>
      </w:r>
    </w:p>
    <w:p w14:paraId="12F6DD5D" w14:textId="4FC5E3FA" w:rsidR="00DC19B8" w:rsidRDefault="00BD50CD" w:rsidP="0015467F">
      <w:pPr>
        <w:spacing w:before="120" w:after="120" w:line="276" w:lineRule="auto"/>
        <w:ind w:firstLine="720"/>
        <w:jc w:val="both"/>
        <w:rPr>
          <w:highlight w:val="white"/>
        </w:rPr>
      </w:pPr>
      <w:r>
        <w:rPr>
          <w:highlight w:val="white"/>
        </w:rPr>
        <w:t xml:space="preserve">b) Báo cáo thống kê sau khi chỉnh lý, bổ sung </w:t>
      </w:r>
      <w:r w:rsidR="00197397">
        <w:rPr>
          <w:highlight w:val="white"/>
        </w:rPr>
        <w:t xml:space="preserve">phải </w:t>
      </w:r>
      <w:r>
        <w:rPr>
          <w:highlight w:val="white"/>
        </w:rPr>
        <w:t xml:space="preserve">được gửi </w:t>
      </w:r>
      <w:r w:rsidR="00197397">
        <w:rPr>
          <w:highlight w:val="white"/>
        </w:rPr>
        <w:t xml:space="preserve">ngay </w:t>
      </w:r>
      <w:r>
        <w:rPr>
          <w:highlight w:val="white"/>
        </w:rPr>
        <w:t>đến đơn vị nhận báo cáo theo phương thức</w:t>
      </w:r>
      <w:r w:rsidR="0041554A">
        <w:rPr>
          <w:highlight w:val="white"/>
        </w:rPr>
        <w:t xml:space="preserve"> quy định</w:t>
      </w:r>
      <w:r>
        <w:rPr>
          <w:highlight w:val="white"/>
        </w:rPr>
        <w:t xml:space="preserve"> tại khoản 5 Điều này. </w:t>
      </w:r>
    </w:p>
    <w:p w14:paraId="2396F57B" w14:textId="77777777" w:rsidR="00DC19B8" w:rsidRDefault="00BD50CD" w:rsidP="0015467F">
      <w:pPr>
        <w:spacing w:before="120" w:after="120" w:line="276" w:lineRule="auto"/>
        <w:ind w:firstLine="720"/>
        <w:jc w:val="both"/>
        <w:rPr>
          <w:highlight w:val="white"/>
        </w:rPr>
      </w:pPr>
      <w:r>
        <w:rPr>
          <w:highlight w:val="white"/>
        </w:rPr>
        <w:t>7. Ước tính số liệu thống kê:</w:t>
      </w:r>
    </w:p>
    <w:p w14:paraId="7154281A" w14:textId="75C7CED9" w:rsidR="00DC19B8" w:rsidRDefault="00BD50CD" w:rsidP="0015467F">
      <w:pPr>
        <w:spacing w:before="120" w:after="120" w:line="276" w:lineRule="auto"/>
        <w:ind w:firstLine="720"/>
        <w:jc w:val="both"/>
        <w:rPr>
          <w:highlight w:val="white"/>
        </w:rPr>
      </w:pPr>
      <w:r w:rsidRPr="0071750C">
        <w:rPr>
          <w:spacing w:val="-4"/>
          <w:highlight w:val="white"/>
        </w:rPr>
        <w:t>a) Việc ước tính số liệu thống kê trên phạm vi toàn quốc do Cục Kế hoạch - Tài chính</w:t>
      </w:r>
      <w:r>
        <w:rPr>
          <w:highlight w:val="white"/>
        </w:rPr>
        <w:t xml:space="preserve">, Bộ Tư pháp thực hiện. Phương pháp ước tính số liệu và cách ghi số liệu thực tế, số liệu ước tính thực hiện theo hướng dẫn chi tiết tại Phụ lục </w:t>
      </w:r>
      <w:r w:rsidR="0081708C">
        <w:rPr>
          <w:highlight w:val="white"/>
        </w:rPr>
        <w:t xml:space="preserve">III </w:t>
      </w:r>
      <w:r>
        <w:rPr>
          <w:highlight w:val="white"/>
        </w:rPr>
        <w:t>ban hành kèm theo Thông tư này;</w:t>
      </w:r>
    </w:p>
    <w:p w14:paraId="44936508" w14:textId="0D5763A8" w:rsidR="00DC19B8" w:rsidRDefault="00BD50CD" w:rsidP="0015467F">
      <w:pPr>
        <w:spacing w:before="120" w:after="120" w:line="276" w:lineRule="auto"/>
        <w:ind w:firstLine="720"/>
        <w:jc w:val="both"/>
        <w:rPr>
          <w:highlight w:val="white"/>
        </w:rPr>
      </w:pPr>
      <w:r>
        <w:rPr>
          <w:highlight w:val="white"/>
        </w:rPr>
        <w:lastRenderedPageBreak/>
        <w:t>b) Các cơ quan, đơn vị có thể vận dụng phương pháp ước tính số liệu quy định tại điểm a khoản này để ước tính số liệu thống kê phục vụ công tác quản lý của cơ quan, đơn vị, địa phương.</w:t>
      </w:r>
    </w:p>
    <w:p w14:paraId="6597B9D9" w14:textId="77777777" w:rsidR="00DC19B8" w:rsidRDefault="00BD50CD" w:rsidP="0015467F">
      <w:pPr>
        <w:spacing w:before="120" w:after="120" w:line="276" w:lineRule="auto"/>
        <w:ind w:firstLine="720"/>
        <w:jc w:val="both"/>
        <w:rPr>
          <w:b/>
          <w:highlight w:val="white"/>
        </w:rPr>
      </w:pPr>
      <w:bookmarkStart w:id="2" w:name="bookmark=id.8271tdpbjuu0" w:colFirst="0" w:colLast="0"/>
      <w:bookmarkEnd w:id="2"/>
      <w:r>
        <w:rPr>
          <w:b/>
          <w:highlight w:val="white"/>
        </w:rPr>
        <w:t>Điều 4. Trách nhiệm của các đơn vị liên quan</w:t>
      </w:r>
    </w:p>
    <w:p w14:paraId="08C1A0CA" w14:textId="671AC437" w:rsidR="00DC19B8" w:rsidRDefault="00BD50CD" w:rsidP="0015467F">
      <w:pPr>
        <w:spacing w:before="120" w:after="120" w:line="276" w:lineRule="auto"/>
        <w:ind w:firstLine="720"/>
        <w:jc w:val="both"/>
        <w:rPr>
          <w:highlight w:val="white"/>
        </w:rPr>
      </w:pPr>
      <w:r>
        <w:rPr>
          <w:highlight w:val="white"/>
        </w:rPr>
        <w:t>1. Trách nhiệm của Cục Kế hoạch - Tài chính</w:t>
      </w:r>
      <w:r w:rsidR="001550D9">
        <w:rPr>
          <w:highlight w:val="white"/>
        </w:rPr>
        <w:t>, Bộ Tư pháp</w:t>
      </w:r>
      <w:r>
        <w:rPr>
          <w:highlight w:val="white"/>
        </w:rPr>
        <w:t xml:space="preserve">:   </w:t>
      </w:r>
    </w:p>
    <w:p w14:paraId="07420887" w14:textId="77777777" w:rsidR="00DC19B8" w:rsidRDefault="00BD50CD" w:rsidP="0015467F">
      <w:pPr>
        <w:spacing w:before="120" w:after="120" w:line="276" w:lineRule="auto"/>
        <w:ind w:firstLine="720"/>
        <w:jc w:val="both"/>
        <w:rPr>
          <w:highlight w:val="white"/>
        </w:rPr>
      </w:pPr>
      <w:r>
        <w:rPr>
          <w:highlight w:val="white"/>
        </w:rPr>
        <w:t>a) Là đầu mối tiếp nhận báo cáo thống kê của các đơn vị báo cáo gửi đến Bộ Tư pháp; hướng dẫn, đôn đốc, kiểm tra việc thực hiện chế độ báo cáo thống kê quy định tại Thông tư này;</w:t>
      </w:r>
    </w:p>
    <w:p w14:paraId="0B4DDDCA" w14:textId="77777777" w:rsidR="00DC19B8" w:rsidRPr="006701F6" w:rsidRDefault="00BD50CD" w:rsidP="0015467F">
      <w:pPr>
        <w:spacing w:before="120" w:after="120" w:line="276" w:lineRule="auto"/>
        <w:ind w:firstLine="720"/>
        <w:jc w:val="both"/>
        <w:rPr>
          <w:highlight w:val="white"/>
        </w:rPr>
      </w:pPr>
      <w:r w:rsidRPr="006701F6">
        <w:rPr>
          <w:highlight w:val="white"/>
        </w:rPr>
        <w:t xml:space="preserve">b) Tổ chức phân tích, dự báo thống kê; tổng hợp các thông tin thống kê chủ yếu để phục vụ hoạt động sơ kết, tổng kết công tác hằng năm của Ngành và hoạt động công bố, phổ biến thông tin thống kê ngành Tư pháp theo quy định của pháp luật; </w:t>
      </w:r>
    </w:p>
    <w:p w14:paraId="45425172" w14:textId="77777777" w:rsidR="00DC19B8" w:rsidRDefault="00BD50CD" w:rsidP="0015467F">
      <w:pPr>
        <w:spacing w:before="120" w:after="120" w:line="276" w:lineRule="auto"/>
        <w:ind w:firstLine="720"/>
        <w:jc w:val="both"/>
        <w:rPr>
          <w:highlight w:val="white"/>
        </w:rPr>
      </w:pPr>
      <w:r>
        <w:rPr>
          <w:highlight w:val="white"/>
        </w:rPr>
        <w:t xml:space="preserve">c) Chủ trì xây dựng báo cáo thống kê chỉ tiêu kinh tế - xã hội của Bộ Tư pháp gửi Văn phòng Chính phủ phục vụ sự chỉ đạo điều hành của Chính phủ, Thủ tướng Chính phủ; báo cáo chỉ tiêu thống kê quốc gia thuộc trách nhiệm thu thập, tổng hợp của Bộ Tư pháp gửi Bộ Tài chính (Cục Thống kê) theo quy định;     </w:t>
      </w:r>
    </w:p>
    <w:p w14:paraId="1C3B4BB2" w14:textId="4D3B74E9" w:rsidR="00DC19B8" w:rsidRPr="0015467F" w:rsidRDefault="00BD50CD" w:rsidP="0015467F">
      <w:pPr>
        <w:spacing w:before="120" w:after="120" w:line="276" w:lineRule="auto"/>
        <w:ind w:firstLine="720"/>
        <w:jc w:val="both"/>
        <w:rPr>
          <w:spacing w:val="2"/>
          <w:highlight w:val="white"/>
        </w:rPr>
      </w:pPr>
      <w:r w:rsidRPr="0015467F">
        <w:rPr>
          <w:spacing w:val="2"/>
          <w:highlight w:val="white"/>
        </w:rPr>
        <w:t>d) Chủ trì, phối hợp với Cục Công nghệ thông tin</w:t>
      </w:r>
      <w:r w:rsidR="001550D9">
        <w:rPr>
          <w:spacing w:val="2"/>
          <w:highlight w:val="white"/>
        </w:rPr>
        <w:t>, Bộ Tư pháp</w:t>
      </w:r>
      <w:r w:rsidRPr="0015467F">
        <w:rPr>
          <w:spacing w:val="2"/>
          <w:highlight w:val="white"/>
        </w:rPr>
        <w:t xml:space="preserve"> và các đơn vị liên quan xây dựng Phần mềm thống kê ngành Tư pháp, hướng dẫn nghiệp vụ báo cáo thống kê trên phần mềm. Tổ chức xây dựng, quản lý cơ sở dữ liệu thống kê của Ngành.</w:t>
      </w:r>
    </w:p>
    <w:p w14:paraId="29D3B7DE" w14:textId="37282930" w:rsidR="00DC19B8" w:rsidRDefault="00BD50CD" w:rsidP="0015467F">
      <w:pPr>
        <w:spacing w:before="120" w:after="120" w:line="276" w:lineRule="auto"/>
        <w:ind w:firstLine="720"/>
        <w:jc w:val="both"/>
        <w:rPr>
          <w:highlight w:val="white"/>
        </w:rPr>
      </w:pPr>
      <w:r>
        <w:rPr>
          <w:highlight w:val="white"/>
        </w:rPr>
        <w:t xml:space="preserve">2. Trách nhiệm của các đơn vị </w:t>
      </w:r>
      <w:r w:rsidR="001550D9">
        <w:rPr>
          <w:highlight w:val="white"/>
        </w:rPr>
        <w:t xml:space="preserve">khác </w:t>
      </w:r>
      <w:r>
        <w:rPr>
          <w:highlight w:val="white"/>
        </w:rPr>
        <w:t>thuộc Bộ Tư pháp:</w:t>
      </w:r>
    </w:p>
    <w:p w14:paraId="40A4449A" w14:textId="264983B5" w:rsidR="000735A7" w:rsidRDefault="000735A7" w:rsidP="000735A7">
      <w:pPr>
        <w:spacing w:before="120" w:after="120" w:line="276" w:lineRule="auto"/>
        <w:ind w:firstLine="720"/>
        <w:jc w:val="both"/>
        <w:rPr>
          <w:highlight w:val="white"/>
        </w:rPr>
      </w:pPr>
      <w:r>
        <w:rPr>
          <w:highlight w:val="white"/>
        </w:rPr>
        <w:t xml:space="preserve">a) Phối hợp chặt chẽ với Cục Kế hoạch - Tài chính, Văn phòng Bộ trong việc rà soát, đối chiếu số liệu từ các báo cáo thống kê gửi đến Bộ Tư pháp, đảm bảo số liệu thống kê trong lĩnh vực quản lý của đơn vị được đầy đủ, chính xác, trung thực, khách quan, phục vụ kịp thời, hiệu quả công tác chỉ đạo, điều hành của Lãnh đạo Bộ, ngành.    </w:t>
      </w:r>
    </w:p>
    <w:p w14:paraId="3CC988B7" w14:textId="6E9AC9A6" w:rsidR="000735A7" w:rsidRDefault="000735A7" w:rsidP="000735A7">
      <w:pPr>
        <w:spacing w:before="120" w:after="120" w:line="276" w:lineRule="auto"/>
        <w:ind w:firstLine="720"/>
        <w:jc w:val="both"/>
        <w:rPr>
          <w:highlight w:val="white"/>
        </w:rPr>
      </w:pPr>
      <w:r>
        <w:rPr>
          <w:highlight w:val="white"/>
        </w:rPr>
        <w:t>b) K</w:t>
      </w:r>
      <w:r w:rsidRPr="0071750C">
        <w:rPr>
          <w:highlight w:val="white"/>
        </w:rPr>
        <w:t xml:space="preserve">ết nối, chia sẻ dữ liệu từ phần mềm, hệ thống thông tin, nền tảng số, cơ sở dữ liệu chuyên ngành </w:t>
      </w:r>
      <w:r>
        <w:rPr>
          <w:highlight w:val="white"/>
        </w:rPr>
        <w:t xml:space="preserve">do đơn vị quản lý </w:t>
      </w:r>
      <w:r w:rsidRPr="0071750C">
        <w:rPr>
          <w:highlight w:val="white"/>
        </w:rPr>
        <w:t>(nếu có) với Phần mềm thống kê ngành Tư pháp.</w:t>
      </w:r>
    </w:p>
    <w:p w14:paraId="3A418F13" w14:textId="41E8C76A" w:rsidR="00DC19B8" w:rsidRDefault="000735A7" w:rsidP="0015467F">
      <w:pPr>
        <w:spacing w:before="120" w:after="120" w:line="276" w:lineRule="auto"/>
        <w:ind w:firstLine="720"/>
        <w:jc w:val="both"/>
        <w:rPr>
          <w:highlight w:val="white"/>
        </w:rPr>
      </w:pPr>
      <w:r>
        <w:rPr>
          <w:highlight w:val="white"/>
        </w:rPr>
        <w:t>c</w:t>
      </w:r>
      <w:r w:rsidR="00BD50CD">
        <w:rPr>
          <w:highlight w:val="white"/>
        </w:rPr>
        <w:t xml:space="preserve">) Cục Công nghệ thông tin chủ trì, phối hợp với Cục Kế hoạch - Tài chính bảo đảm hạ tầng, kỹ thuật công nghệ thông tin để </w:t>
      </w:r>
      <w:r w:rsidR="00FF7BFA">
        <w:rPr>
          <w:highlight w:val="white"/>
        </w:rPr>
        <w:t>P</w:t>
      </w:r>
      <w:r w:rsidR="00BD50CD">
        <w:rPr>
          <w:highlight w:val="white"/>
        </w:rPr>
        <w:t>hần mềm thống kê ngành Tư pháp được vận hành thông suốt; đảm bảo quy định về an toàn, an ninh hệ thống và bảo mật thông tin theo quy định</w:t>
      </w:r>
      <w:r w:rsidR="000A06F3">
        <w:rPr>
          <w:highlight w:val="white"/>
        </w:rPr>
        <w:t>.</w:t>
      </w:r>
    </w:p>
    <w:p w14:paraId="16AEDA38" w14:textId="3A7EC8A9" w:rsidR="00DC19B8" w:rsidRDefault="00BD50CD">
      <w:pPr>
        <w:spacing w:before="120" w:after="120" w:line="264" w:lineRule="auto"/>
        <w:ind w:firstLine="720"/>
        <w:jc w:val="both"/>
        <w:rPr>
          <w:highlight w:val="white"/>
        </w:rPr>
      </w:pPr>
      <w:r>
        <w:rPr>
          <w:highlight w:val="white"/>
        </w:rPr>
        <w:t>3. Trách nhiệm của đơn vị báo cáo:</w:t>
      </w:r>
    </w:p>
    <w:p w14:paraId="4CF656DC" w14:textId="5C2CA0E1" w:rsidR="00DC19B8" w:rsidRPr="006701F6" w:rsidRDefault="00BD50CD" w:rsidP="006701F6">
      <w:pPr>
        <w:spacing w:before="120" w:after="120" w:line="276" w:lineRule="auto"/>
        <w:ind w:firstLine="720"/>
        <w:jc w:val="both"/>
        <w:rPr>
          <w:spacing w:val="-2"/>
          <w:highlight w:val="white"/>
        </w:rPr>
      </w:pPr>
      <w:r w:rsidRPr="006701F6">
        <w:rPr>
          <w:spacing w:val="-2"/>
          <w:highlight w:val="white"/>
        </w:rPr>
        <w:lastRenderedPageBreak/>
        <w:t xml:space="preserve">a) </w:t>
      </w:r>
      <w:r w:rsidR="000735A7">
        <w:rPr>
          <w:spacing w:val="-2"/>
          <w:highlight w:val="white"/>
        </w:rPr>
        <w:t>C</w:t>
      </w:r>
      <w:r w:rsidRPr="006701F6">
        <w:rPr>
          <w:spacing w:val="-2"/>
          <w:highlight w:val="white"/>
        </w:rPr>
        <w:t>hấp hành đúng quy định về báo cáo thống kê quy định tại Thông tư này</w:t>
      </w:r>
      <w:r w:rsidR="000B4AE3">
        <w:rPr>
          <w:spacing w:val="-2"/>
          <w:highlight w:val="white"/>
        </w:rPr>
        <w:t>. G</w:t>
      </w:r>
      <w:r w:rsidRPr="006701F6">
        <w:rPr>
          <w:spacing w:val="-2"/>
          <w:highlight w:val="white"/>
        </w:rPr>
        <w:t xml:space="preserve">ửi đầy đủ, đúng hạn các báo cáo; chịu trách nhiệm về </w:t>
      </w:r>
      <w:r w:rsidRPr="006701F6">
        <w:rPr>
          <w:highlight w:val="white"/>
        </w:rPr>
        <w:t>tính đầy đủ, chính xác của số liệu báo cáo thống kê; kịp thời chỉnh lý, bổ sung báo cáo thống kê theo yêu cầu của đơn vị nhận báo cáo hoặc khi</w:t>
      </w:r>
      <w:sdt>
        <w:sdtPr>
          <w:tag w:val="goog_rdk_7"/>
          <w:id w:val="1784761884"/>
        </w:sdtPr>
        <w:sdtContent/>
      </w:sdt>
      <w:r w:rsidRPr="006701F6">
        <w:rPr>
          <w:highlight w:val="white"/>
        </w:rPr>
        <w:t> tự phát hiện số liệu, thông tin thống kê còn thiếu hoặc chưa đảm bảo tính chính xác, hợp lý</w:t>
      </w:r>
      <w:sdt>
        <w:sdtPr>
          <w:tag w:val="goog_rdk_8"/>
          <w:id w:val="1533617913"/>
        </w:sdtPr>
        <w:sdtContent/>
      </w:sdt>
      <w:r w:rsidRPr="006701F6">
        <w:rPr>
          <w:highlight w:val="white"/>
        </w:rPr>
        <w:t>;</w:t>
      </w:r>
    </w:p>
    <w:p w14:paraId="216F06D4" w14:textId="77777777" w:rsidR="00DC19B8" w:rsidRDefault="00BD50CD" w:rsidP="006701F6">
      <w:pPr>
        <w:spacing w:before="120" w:after="120" w:line="276" w:lineRule="auto"/>
        <w:ind w:firstLine="720"/>
        <w:jc w:val="both"/>
        <w:rPr>
          <w:highlight w:val="white"/>
        </w:rPr>
      </w:pPr>
      <w:r>
        <w:rPr>
          <w:highlight w:val="white"/>
        </w:rPr>
        <w:t xml:space="preserve">b) Tổ chức thực hiện ứng dụng công nghệ thông tin để việc thu thập, tổng hợp, báo cáo số liệu theo chế độ báo cáo thống kê quy định tại Thông tư này được đầy đủ, chính xác, kịp thời; </w:t>
      </w:r>
    </w:p>
    <w:p w14:paraId="3B65B4F4" w14:textId="03363E2D" w:rsidR="00DC19B8" w:rsidRPr="00C82FDA" w:rsidRDefault="00BD50CD" w:rsidP="006701F6">
      <w:pPr>
        <w:spacing w:before="120" w:after="120" w:line="276" w:lineRule="auto"/>
        <w:ind w:firstLine="720"/>
        <w:jc w:val="both"/>
        <w:rPr>
          <w:spacing w:val="-4"/>
          <w:highlight w:val="white"/>
        </w:rPr>
      </w:pPr>
      <w:r w:rsidRPr="00C82FDA">
        <w:rPr>
          <w:spacing w:val="-4"/>
          <w:highlight w:val="white"/>
        </w:rPr>
        <w:t xml:space="preserve">c) Thực hiện các trách nhiệm khác theo quy định của pháp luật </w:t>
      </w:r>
      <w:r w:rsidR="000B4AE3" w:rsidRPr="00C82FDA">
        <w:rPr>
          <w:spacing w:val="-4"/>
          <w:highlight w:val="white"/>
        </w:rPr>
        <w:t xml:space="preserve">về </w:t>
      </w:r>
      <w:r w:rsidRPr="00C82FDA">
        <w:rPr>
          <w:spacing w:val="-4"/>
          <w:highlight w:val="white"/>
        </w:rPr>
        <w:t xml:space="preserve">thống kê.  </w:t>
      </w:r>
    </w:p>
    <w:p w14:paraId="47DBC87C" w14:textId="77777777" w:rsidR="00DC19B8" w:rsidRDefault="00BD50CD" w:rsidP="006701F6">
      <w:pPr>
        <w:spacing w:before="120" w:after="120" w:line="276" w:lineRule="auto"/>
        <w:ind w:firstLine="720"/>
        <w:jc w:val="both"/>
        <w:rPr>
          <w:highlight w:val="white"/>
        </w:rPr>
      </w:pPr>
      <w:r>
        <w:rPr>
          <w:highlight w:val="white"/>
        </w:rPr>
        <w:t>4. Trách nhiệm của đơn vị nhận báo cáo:</w:t>
      </w:r>
    </w:p>
    <w:p w14:paraId="55A720B3" w14:textId="62535D2A" w:rsidR="00DC19B8" w:rsidRDefault="00BD50CD" w:rsidP="006701F6">
      <w:pPr>
        <w:spacing w:before="120" w:after="120" w:line="276" w:lineRule="auto"/>
        <w:ind w:firstLine="720"/>
        <w:jc w:val="both"/>
        <w:rPr>
          <w:highlight w:val="white"/>
        </w:rPr>
      </w:pPr>
      <w:r>
        <w:rPr>
          <w:highlight w:val="white"/>
        </w:rPr>
        <w:t>a) Kiểm tra, đối chiếu, tổng hợp số liệu, thông tin thống kê từ các báo cáo thống kê nhận được để xây dựng báo cáo thống kê của cấp mình;</w:t>
      </w:r>
    </w:p>
    <w:p w14:paraId="079E6333" w14:textId="332A0A45" w:rsidR="00DC19B8" w:rsidRPr="00C82FDA" w:rsidRDefault="00BD50CD" w:rsidP="006701F6">
      <w:pPr>
        <w:spacing w:before="120" w:after="120" w:line="276" w:lineRule="auto"/>
        <w:ind w:firstLine="720"/>
        <w:jc w:val="both"/>
        <w:rPr>
          <w:spacing w:val="2"/>
          <w:highlight w:val="white"/>
        </w:rPr>
      </w:pPr>
      <w:r w:rsidRPr="00C82FDA">
        <w:rPr>
          <w:spacing w:val="2"/>
          <w:highlight w:val="white"/>
        </w:rPr>
        <w:t>b) Kịp thời yêu cầu đơn vị báo cáo chỉnh lý số liệu có sai sót, bổ sung số liệu, thông tin thống kê còn thiếu hoặc giải trình, thuyết minh những vấn đề liên quan;</w:t>
      </w:r>
    </w:p>
    <w:p w14:paraId="62504BC8" w14:textId="6D6F113D" w:rsidR="00DC19B8" w:rsidRDefault="00BD50CD" w:rsidP="006701F6">
      <w:pPr>
        <w:spacing w:before="120" w:after="120" w:line="276" w:lineRule="auto"/>
        <w:ind w:firstLine="720"/>
        <w:jc w:val="both"/>
        <w:rPr>
          <w:highlight w:val="white"/>
        </w:rPr>
      </w:pPr>
      <w:r>
        <w:rPr>
          <w:highlight w:val="white"/>
        </w:rPr>
        <w:t xml:space="preserve">c) </w:t>
      </w:r>
      <w:sdt>
        <w:sdtPr>
          <w:tag w:val="goog_rdk_9"/>
          <w:id w:val="-1184375152"/>
        </w:sdtPr>
        <w:sdtContent/>
      </w:sdt>
      <w:r>
        <w:rPr>
          <w:highlight w:val="white"/>
        </w:rPr>
        <w:t>Trong trường hợp cần thiết, phối hợp với các cơ quan, tổ chức có liên quan thực hiện đối chiếu các thông tin thống kê</w:t>
      </w:r>
      <w:sdt>
        <w:sdtPr>
          <w:tag w:val="goog_rdk_10"/>
          <w:id w:val="-556192541"/>
        </w:sdtPr>
        <w:sdtContent>
          <w:r>
            <w:rPr>
              <w:highlight w:val="white"/>
            </w:rPr>
            <w:t xml:space="preserve"> đã</w:t>
          </w:r>
        </w:sdtContent>
      </w:sdt>
      <w:r>
        <w:rPr>
          <w:highlight w:val="white"/>
        </w:rPr>
        <w:t xml:space="preserve"> nhận</w:t>
      </w:r>
      <w:r w:rsidR="000B4AE3">
        <w:rPr>
          <w:highlight w:val="white"/>
        </w:rPr>
        <w:t xml:space="preserve"> được</w:t>
      </w:r>
      <w:r>
        <w:rPr>
          <w:highlight w:val="white"/>
        </w:rPr>
        <w:t xml:space="preserve">, hoặc căn cứ vào các nguồn thông tin chính thức khác để </w:t>
      </w:r>
      <w:r w:rsidR="000B4AE3">
        <w:rPr>
          <w:highlight w:val="white"/>
        </w:rPr>
        <w:t xml:space="preserve">chỉnh lý, </w:t>
      </w:r>
      <w:r>
        <w:rPr>
          <w:highlight w:val="white"/>
        </w:rPr>
        <w:t>bổ sung</w:t>
      </w:r>
      <w:r w:rsidR="00FC202B">
        <w:rPr>
          <w:highlight w:val="white"/>
        </w:rPr>
        <w:t xml:space="preserve"> </w:t>
      </w:r>
      <w:r>
        <w:rPr>
          <w:highlight w:val="white"/>
        </w:rPr>
        <w:t>số liệu thống kê, bảo đảm tính chính xác, toàn diện, khách quan của thông tin thống kê và chịu trách nhiệm về việc chỉnh lý, bổ sung đó;</w:t>
      </w:r>
    </w:p>
    <w:p w14:paraId="3D781099" w14:textId="77777777" w:rsidR="00DC19B8" w:rsidRPr="0015467F" w:rsidRDefault="00BD50CD" w:rsidP="006701F6">
      <w:pPr>
        <w:spacing w:before="120" w:after="120" w:line="276" w:lineRule="auto"/>
        <w:ind w:firstLine="720"/>
        <w:jc w:val="both"/>
        <w:rPr>
          <w:spacing w:val="-4"/>
          <w:highlight w:val="white"/>
        </w:rPr>
      </w:pPr>
      <w:r w:rsidRPr="0015467F">
        <w:rPr>
          <w:spacing w:val="-4"/>
          <w:highlight w:val="white"/>
        </w:rPr>
        <w:t xml:space="preserve">d) Thực hiện các trách nhiệm khác theo quy định của pháp luật về thống kê.  </w:t>
      </w:r>
    </w:p>
    <w:p w14:paraId="4221885C" w14:textId="77777777" w:rsidR="00DC19B8" w:rsidRDefault="00BD50CD" w:rsidP="006701F6">
      <w:pPr>
        <w:spacing w:before="120" w:after="120" w:line="276" w:lineRule="auto"/>
        <w:ind w:firstLine="720"/>
        <w:jc w:val="both"/>
        <w:rPr>
          <w:highlight w:val="white"/>
        </w:rPr>
      </w:pPr>
      <w:r>
        <w:rPr>
          <w:b/>
          <w:highlight w:val="white"/>
        </w:rPr>
        <w:t xml:space="preserve">Điều 5. Tổ chức thực hiện </w:t>
      </w:r>
    </w:p>
    <w:p w14:paraId="1B7915E7" w14:textId="77777777" w:rsidR="00DC19B8" w:rsidRDefault="00BD50CD" w:rsidP="006701F6">
      <w:pPr>
        <w:spacing w:before="120" w:after="120" w:line="276" w:lineRule="auto"/>
        <w:ind w:firstLine="720"/>
        <w:jc w:val="both"/>
        <w:rPr>
          <w:highlight w:val="white"/>
        </w:rPr>
      </w:pPr>
      <w:r>
        <w:rPr>
          <w:highlight w:val="white"/>
        </w:rPr>
        <w:t>1. Cục Kế hoạch - Tài chính, Bộ Tư pháp giúp Bộ trưởng Bộ Tư pháp chỉ đạo, tổ chức thi hành Thông tư này trên phạm vi toàn quốc.</w:t>
      </w:r>
    </w:p>
    <w:p w14:paraId="0F4A08A7" w14:textId="440D2519" w:rsidR="00DC19B8" w:rsidRDefault="00BD50CD" w:rsidP="006701F6">
      <w:pPr>
        <w:spacing w:before="120" w:after="120" w:line="276" w:lineRule="auto"/>
        <w:ind w:firstLine="720"/>
        <w:jc w:val="both"/>
        <w:rPr>
          <w:highlight w:val="white"/>
        </w:rPr>
      </w:pPr>
      <w:r>
        <w:rPr>
          <w:highlight w:val="white"/>
        </w:rPr>
        <w:t xml:space="preserve">2. Thủ trưởng các Bộ, cơ quan ngang Bộ, cơ quan thuộc Chính phủ, Chủ tịch </w:t>
      </w:r>
      <w:r w:rsidR="004A0900">
        <w:rPr>
          <w:highlight w:val="white"/>
        </w:rPr>
        <w:t xml:space="preserve">Ủy </w:t>
      </w:r>
      <w:r>
        <w:rPr>
          <w:highlight w:val="white"/>
        </w:rPr>
        <w:t>ban nhân dân các cấp trong phạm vi thẩm quyền, nhiệm vụ được giao tổ chức thực hiện Thông tư này; bố trí các điều kiện đảm bảo thực hiện Thông tư phù hợp với quy định của pháp luật.</w:t>
      </w:r>
    </w:p>
    <w:p w14:paraId="263A97F5" w14:textId="47551682" w:rsidR="00DC19B8" w:rsidRPr="00C82FDA" w:rsidRDefault="00BD50CD" w:rsidP="006701F6">
      <w:pPr>
        <w:spacing w:before="120" w:after="120" w:line="276" w:lineRule="auto"/>
        <w:ind w:firstLine="720"/>
        <w:jc w:val="both"/>
      </w:pPr>
      <w:r>
        <w:rPr>
          <w:highlight w:val="white"/>
        </w:rPr>
        <w:t xml:space="preserve">3. </w:t>
      </w:r>
      <w:r w:rsidRPr="0015467F">
        <w:rPr>
          <w:spacing w:val="-2"/>
          <w:highlight w:val="white"/>
        </w:rPr>
        <w:t xml:space="preserve">Thủ trưởng các đơn vị thuộc Bộ Tư pháp, Giám đốc Sở Tư pháp, Thủ trưởng các cơ quan, tổ chức có liên quan, trong phạm vi thẩm quyền của mình có trách nhiệm tổ chức thực hiện, theo dõi, kiểm tra, đôn đốc việc thực hiện chế độ báo cáo thống kê quy định tại Thông tư này, </w:t>
      </w:r>
      <w:r w:rsidRPr="00C82FDA">
        <w:rPr>
          <w:spacing w:val="-2"/>
        </w:rPr>
        <w:t xml:space="preserve">bảo đảm </w:t>
      </w:r>
      <w:r w:rsidR="00012EFF" w:rsidRPr="00C82FDA">
        <w:rPr>
          <w:spacing w:val="-2"/>
        </w:rPr>
        <w:t xml:space="preserve">hoạt động thống kê của cơ quan, đơn vị đúng quy định. </w:t>
      </w:r>
    </w:p>
    <w:p w14:paraId="30E448B4" w14:textId="77777777" w:rsidR="00DC19B8" w:rsidRDefault="00BD50CD" w:rsidP="006701F6">
      <w:pPr>
        <w:spacing w:before="120" w:after="120" w:line="276" w:lineRule="auto"/>
        <w:ind w:firstLine="720"/>
        <w:jc w:val="both"/>
        <w:rPr>
          <w:highlight w:val="white"/>
        </w:rPr>
      </w:pPr>
      <w:r>
        <w:rPr>
          <w:highlight w:val="white"/>
        </w:rPr>
        <w:lastRenderedPageBreak/>
        <w:t>4. Trong quá trình triển khai thực hiện Thông tư này, nếu có khó khăn, vướng mắc, đề nghị kịp thời phản ánh về Bộ Tư pháp để nghiên cứu, giải quyết.</w:t>
      </w:r>
    </w:p>
    <w:p w14:paraId="40C5EBCB" w14:textId="77777777" w:rsidR="00DC19B8" w:rsidRDefault="00BD50CD">
      <w:pPr>
        <w:spacing w:before="120" w:after="120" w:line="264" w:lineRule="auto"/>
        <w:ind w:firstLine="720"/>
        <w:jc w:val="both"/>
        <w:rPr>
          <w:highlight w:val="white"/>
        </w:rPr>
      </w:pPr>
      <w:r>
        <w:rPr>
          <w:b/>
          <w:highlight w:val="white"/>
        </w:rPr>
        <w:t>Điều 6. Hiệu lực thi hành</w:t>
      </w:r>
    </w:p>
    <w:p w14:paraId="03F3B2C0" w14:textId="264D5EAE" w:rsidR="00DC19B8" w:rsidRDefault="00BD50CD">
      <w:pPr>
        <w:spacing w:before="120" w:after="120" w:line="264" w:lineRule="auto"/>
        <w:ind w:firstLine="720"/>
        <w:jc w:val="both"/>
        <w:rPr>
          <w:highlight w:val="white"/>
        </w:rPr>
      </w:pPr>
      <w:r>
        <w:rPr>
          <w:highlight w:val="white"/>
        </w:rPr>
        <w:t xml:space="preserve">1. Thông tư này có hiệu lực thi hành từ ngày </w:t>
      </w:r>
      <w:r w:rsidR="00B10182">
        <w:rPr>
          <w:highlight w:val="white"/>
        </w:rPr>
        <w:t xml:space="preserve">01 </w:t>
      </w:r>
      <w:r>
        <w:rPr>
          <w:highlight w:val="white"/>
        </w:rPr>
        <w:t xml:space="preserve">tháng </w:t>
      </w:r>
      <w:r w:rsidR="00B10182">
        <w:rPr>
          <w:highlight w:val="white"/>
        </w:rPr>
        <w:t xml:space="preserve">11 </w:t>
      </w:r>
      <w:r>
        <w:rPr>
          <w:highlight w:val="white"/>
        </w:rPr>
        <w:t>năm 2025</w:t>
      </w:r>
      <w:r w:rsidR="00FB3A70">
        <w:rPr>
          <w:highlight w:val="white"/>
        </w:rPr>
        <w:t>.</w:t>
      </w:r>
    </w:p>
    <w:p w14:paraId="371D27B9" w14:textId="62BED9BF" w:rsidR="00DC19B8" w:rsidRDefault="00BD50CD">
      <w:pPr>
        <w:spacing w:before="120" w:after="120" w:line="264" w:lineRule="auto"/>
        <w:ind w:firstLine="720"/>
        <w:jc w:val="both"/>
        <w:rPr>
          <w:highlight w:val="white"/>
        </w:rPr>
      </w:pPr>
      <w:r>
        <w:rPr>
          <w:highlight w:val="white"/>
        </w:rPr>
        <w:t>Riêng quy định về phân tổ “</w:t>
      </w:r>
      <w:r w:rsidR="001F33C0">
        <w:rPr>
          <w:highlight w:val="white"/>
        </w:rPr>
        <w:t xml:space="preserve">Số </w:t>
      </w:r>
      <w:r>
        <w:rPr>
          <w:highlight w:val="white"/>
        </w:rPr>
        <w:t>xã, phư</w:t>
      </w:r>
      <w:r w:rsidR="006971C9">
        <w:rPr>
          <w:highlight w:val="white"/>
        </w:rPr>
        <w:t>ờng, đặc khu</w:t>
      </w:r>
      <w:r w:rsidR="001F33C0">
        <w:rPr>
          <w:highlight w:val="white"/>
        </w:rPr>
        <w:t xml:space="preserve"> đạt chuẩn tiếp cận pháp luật</w:t>
      </w:r>
      <w:r w:rsidR="006971C9">
        <w:rPr>
          <w:highlight w:val="white"/>
        </w:rPr>
        <w:t>” thuộc Biểu mẫu 05c</w:t>
      </w:r>
      <w:r>
        <w:rPr>
          <w:highlight w:val="white"/>
        </w:rPr>
        <w:t>/TP/HGCS-TCPL</w:t>
      </w:r>
      <w:r w:rsidR="001F33C0">
        <w:rPr>
          <w:highlight w:val="white"/>
        </w:rPr>
        <w:t xml:space="preserve"> (Kết quả công tác hòa giải ở cơ sở; số xã, phường, đặc khu đạt chuẩn tiếp cận pháp luật trên địa bàn tỉnh/thành phố)</w:t>
      </w:r>
      <w:r>
        <w:rPr>
          <w:highlight w:val="white"/>
        </w:rPr>
        <w:t xml:space="preserve"> và phân tổ “đối tượng theo quy định của Luật Tư pháp người chưa thành niên” thuộc Biểu mẫu 15a/TP/TGPL (Số lượt người đã được trợ giúp pháp lý) có hiệu lực</w:t>
      </w:r>
      <w:r w:rsidR="002C32BB">
        <w:rPr>
          <w:highlight w:val="white"/>
        </w:rPr>
        <w:t xml:space="preserve"> thi hành</w:t>
      </w:r>
      <w:r>
        <w:rPr>
          <w:highlight w:val="white"/>
        </w:rPr>
        <w:t xml:space="preserve"> từ ngày 01 tháng 01 năm 2026.</w:t>
      </w:r>
    </w:p>
    <w:p w14:paraId="617DD8DA" w14:textId="5EE7776C" w:rsidR="00DC19B8" w:rsidRPr="001B1906" w:rsidRDefault="005A0B8F">
      <w:pPr>
        <w:spacing w:before="120" w:after="120" w:line="264" w:lineRule="auto"/>
        <w:ind w:firstLine="720"/>
        <w:jc w:val="both"/>
        <w:rPr>
          <w:spacing w:val="-2"/>
          <w:highlight w:val="white"/>
        </w:rPr>
      </w:pPr>
      <w:r w:rsidRPr="001B1906">
        <w:rPr>
          <w:spacing w:val="-2"/>
          <w:highlight w:val="white"/>
        </w:rPr>
        <w:t xml:space="preserve">2. Thông tư số 03/2019/TT-BTP </w:t>
      </w:r>
      <w:r w:rsidR="001B1906" w:rsidRPr="001B1906">
        <w:rPr>
          <w:spacing w:val="-2"/>
          <w:highlight w:val="white"/>
        </w:rPr>
        <w:t xml:space="preserve">ngày 20 tháng 3 năm 2019 </w:t>
      </w:r>
      <w:r w:rsidRPr="001B1906">
        <w:rPr>
          <w:spacing w:val="-2"/>
          <w:highlight w:val="white"/>
        </w:rPr>
        <w:t>của Bộ trưởng Bộ Tư pháp quy định một số nội dung về hoạt động thống kê của ngành Tư pháp hết hiệu lực kể từ ngày Thông tư này có hiệu lực thi hành.</w:t>
      </w:r>
      <w:r w:rsidR="00BD50CD" w:rsidRPr="001B1906">
        <w:rPr>
          <w:spacing w:val="-2"/>
          <w:highlight w:val="white"/>
        </w:rPr>
        <w:t>/.</w:t>
      </w:r>
    </w:p>
    <w:p w14:paraId="5A3FC10F" w14:textId="77777777" w:rsidR="00DC19B8" w:rsidRDefault="00DC19B8">
      <w:pPr>
        <w:spacing w:before="60" w:after="60"/>
        <w:ind w:firstLine="720"/>
        <w:jc w:val="both"/>
        <w:rPr>
          <w:sz w:val="16"/>
          <w:szCs w:val="16"/>
          <w:highlight w:val="white"/>
        </w:rPr>
      </w:pPr>
    </w:p>
    <w:tbl>
      <w:tblPr>
        <w:tblStyle w:val="a4"/>
        <w:tblpPr w:leftFromText="180" w:rightFromText="180" w:topFromText="180" w:bottomFromText="180" w:vertAnchor="text" w:tblpX="-140" w:tblpY="23"/>
        <w:tblW w:w="9294" w:type="dxa"/>
        <w:tblLayout w:type="fixed"/>
        <w:tblLook w:val="0000" w:firstRow="0" w:lastRow="0" w:firstColumn="0" w:lastColumn="0" w:noHBand="0" w:noVBand="0"/>
      </w:tblPr>
      <w:tblGrid>
        <w:gridCol w:w="5211"/>
        <w:gridCol w:w="4083"/>
      </w:tblGrid>
      <w:tr w:rsidR="00DC19B8" w14:paraId="132228CA" w14:textId="77777777" w:rsidTr="0071750C">
        <w:trPr>
          <w:trHeight w:val="5528"/>
        </w:trPr>
        <w:tc>
          <w:tcPr>
            <w:tcW w:w="5211" w:type="dxa"/>
          </w:tcPr>
          <w:p w14:paraId="5ADE41FA" w14:textId="77777777" w:rsidR="00DC19B8" w:rsidRPr="0015467F" w:rsidRDefault="00BD50CD" w:rsidP="00C82FDA">
            <w:pPr>
              <w:jc w:val="both"/>
              <w:rPr>
                <w:sz w:val="24"/>
                <w:szCs w:val="24"/>
                <w:highlight w:val="white"/>
              </w:rPr>
            </w:pPr>
            <w:r w:rsidRPr="0015467F">
              <w:rPr>
                <w:b/>
                <w:i/>
                <w:sz w:val="24"/>
                <w:szCs w:val="24"/>
                <w:highlight w:val="white"/>
              </w:rPr>
              <w:t>Nơi nhận:</w:t>
            </w:r>
          </w:p>
          <w:p w14:paraId="75672525" w14:textId="77777777" w:rsidR="00E03C51" w:rsidRDefault="005A0B8F" w:rsidP="00C82FDA">
            <w:pPr>
              <w:jc w:val="both"/>
              <w:rPr>
                <w:sz w:val="22"/>
                <w:szCs w:val="22"/>
                <w:highlight w:val="white"/>
              </w:rPr>
            </w:pPr>
            <w:r w:rsidRPr="0015467F">
              <w:rPr>
                <w:sz w:val="22"/>
                <w:szCs w:val="22"/>
                <w:highlight w:val="white"/>
              </w:rPr>
              <w:t>- Ban Bí thư Trung ương Đảng;</w:t>
            </w:r>
          </w:p>
          <w:p w14:paraId="1B95F262" w14:textId="013610CE" w:rsidR="00DC19B8" w:rsidRDefault="00BD50CD" w:rsidP="00C82FDA">
            <w:pPr>
              <w:jc w:val="both"/>
              <w:rPr>
                <w:sz w:val="22"/>
                <w:szCs w:val="22"/>
                <w:highlight w:val="white"/>
              </w:rPr>
            </w:pPr>
            <w:r>
              <w:rPr>
                <w:sz w:val="22"/>
                <w:szCs w:val="22"/>
                <w:highlight w:val="white"/>
              </w:rPr>
              <w:t>- Thủ tướng</w:t>
            </w:r>
            <w:r w:rsidR="005A0B8F">
              <w:rPr>
                <w:sz w:val="22"/>
                <w:szCs w:val="22"/>
                <w:highlight w:val="white"/>
              </w:rPr>
              <w:t>,</w:t>
            </w:r>
            <w:r>
              <w:rPr>
                <w:sz w:val="22"/>
                <w:szCs w:val="22"/>
                <w:highlight w:val="white"/>
              </w:rPr>
              <w:t xml:space="preserve"> </w:t>
            </w:r>
            <w:r w:rsidR="005A0B8F" w:rsidRPr="00E43C70">
              <w:rPr>
                <w:sz w:val="22"/>
                <w:szCs w:val="22"/>
                <w:highlight w:val="white"/>
              </w:rPr>
              <w:t xml:space="preserve">các Phó Thủ tướng </w:t>
            </w:r>
            <w:r>
              <w:rPr>
                <w:sz w:val="22"/>
                <w:szCs w:val="22"/>
                <w:highlight w:val="white"/>
              </w:rPr>
              <w:t>Chính phủ;</w:t>
            </w:r>
          </w:p>
          <w:p w14:paraId="628055EB" w14:textId="77777777" w:rsidR="005A0B8F" w:rsidRDefault="005A0B8F" w:rsidP="00C82FDA">
            <w:pPr>
              <w:jc w:val="both"/>
              <w:rPr>
                <w:sz w:val="22"/>
                <w:szCs w:val="22"/>
                <w:highlight w:val="white"/>
              </w:rPr>
            </w:pPr>
            <w:r>
              <w:rPr>
                <w:sz w:val="22"/>
                <w:szCs w:val="22"/>
                <w:highlight w:val="white"/>
              </w:rPr>
              <w:t>- Các Bộ, cơ quan ngang Bộ, cơ quan thuộc Chính phủ;</w:t>
            </w:r>
          </w:p>
          <w:p w14:paraId="706CFAAD" w14:textId="77777777" w:rsidR="005A0B8F" w:rsidRDefault="005A0B8F" w:rsidP="00C82FDA">
            <w:pPr>
              <w:jc w:val="both"/>
              <w:rPr>
                <w:sz w:val="22"/>
                <w:szCs w:val="22"/>
                <w:highlight w:val="white"/>
              </w:rPr>
            </w:pPr>
            <w:r>
              <w:rPr>
                <w:sz w:val="22"/>
                <w:szCs w:val="22"/>
                <w:highlight w:val="white"/>
              </w:rPr>
              <w:t>- HĐND, UBND các tỉnh, thành phố;</w:t>
            </w:r>
          </w:p>
          <w:p w14:paraId="03A7F479" w14:textId="77777777" w:rsidR="001069CD" w:rsidRDefault="005A0B8F" w:rsidP="00C82FDA">
            <w:pPr>
              <w:jc w:val="both"/>
              <w:rPr>
                <w:sz w:val="22"/>
                <w:szCs w:val="22"/>
                <w:highlight w:val="white"/>
              </w:rPr>
            </w:pPr>
            <w:r w:rsidRPr="0015467F">
              <w:rPr>
                <w:sz w:val="22"/>
                <w:szCs w:val="22"/>
                <w:highlight w:val="white"/>
              </w:rPr>
              <w:t>- Văn phòng Trung ương và các Ban của Đảng;</w:t>
            </w:r>
          </w:p>
          <w:p w14:paraId="7B8F54FD" w14:textId="5D5A661A" w:rsidR="00DC19B8" w:rsidRDefault="00BD50CD" w:rsidP="00C82FDA">
            <w:pPr>
              <w:jc w:val="both"/>
              <w:rPr>
                <w:sz w:val="22"/>
                <w:szCs w:val="22"/>
                <w:highlight w:val="white"/>
              </w:rPr>
            </w:pPr>
            <w:r>
              <w:rPr>
                <w:sz w:val="22"/>
                <w:szCs w:val="22"/>
                <w:highlight w:val="white"/>
              </w:rPr>
              <w:t>- Văn phòng Quốc hội;</w:t>
            </w:r>
          </w:p>
          <w:p w14:paraId="44BC6D70" w14:textId="77777777" w:rsidR="005A0B8F" w:rsidRDefault="005A0B8F" w:rsidP="00C82FDA">
            <w:pPr>
              <w:jc w:val="both"/>
              <w:rPr>
                <w:sz w:val="22"/>
                <w:szCs w:val="22"/>
                <w:highlight w:val="white"/>
              </w:rPr>
            </w:pPr>
            <w:r w:rsidRPr="0015467F">
              <w:rPr>
                <w:sz w:val="22"/>
                <w:szCs w:val="22"/>
                <w:highlight w:val="white"/>
              </w:rPr>
              <w:t>- Văn phòng Chủ tịch nước;</w:t>
            </w:r>
          </w:p>
          <w:p w14:paraId="0BBF4186" w14:textId="77777777" w:rsidR="00DC19B8" w:rsidRDefault="00BD50CD" w:rsidP="00C82FDA">
            <w:pPr>
              <w:jc w:val="both"/>
              <w:rPr>
                <w:sz w:val="22"/>
                <w:szCs w:val="22"/>
                <w:highlight w:val="white"/>
              </w:rPr>
            </w:pPr>
            <w:r>
              <w:rPr>
                <w:sz w:val="22"/>
                <w:szCs w:val="22"/>
                <w:highlight w:val="white"/>
              </w:rPr>
              <w:t>- Văn phòng Chính phủ;</w:t>
            </w:r>
          </w:p>
          <w:p w14:paraId="4341715E" w14:textId="77777777" w:rsidR="00DC19B8" w:rsidRDefault="00BD50CD" w:rsidP="00C82FDA">
            <w:pPr>
              <w:jc w:val="both"/>
              <w:rPr>
                <w:sz w:val="22"/>
                <w:szCs w:val="22"/>
                <w:highlight w:val="white"/>
              </w:rPr>
            </w:pPr>
            <w:r>
              <w:rPr>
                <w:sz w:val="22"/>
                <w:szCs w:val="22"/>
                <w:highlight w:val="white"/>
              </w:rPr>
              <w:t>- Tòa án nhân dân tối cao;</w:t>
            </w:r>
          </w:p>
          <w:p w14:paraId="40A70C20" w14:textId="77777777" w:rsidR="00DC19B8" w:rsidRDefault="00BD50CD" w:rsidP="00C82FDA">
            <w:pPr>
              <w:jc w:val="both"/>
              <w:rPr>
                <w:sz w:val="22"/>
                <w:szCs w:val="22"/>
                <w:highlight w:val="white"/>
              </w:rPr>
            </w:pPr>
            <w:r>
              <w:rPr>
                <w:sz w:val="22"/>
                <w:szCs w:val="22"/>
                <w:highlight w:val="white"/>
              </w:rPr>
              <w:t>- Viện kiểm sát nhân dân tối cao;</w:t>
            </w:r>
          </w:p>
          <w:p w14:paraId="6388ED75" w14:textId="032952F8" w:rsidR="0035375D" w:rsidRDefault="0069450F" w:rsidP="00C82FDA">
            <w:pPr>
              <w:jc w:val="both"/>
              <w:rPr>
                <w:sz w:val="22"/>
                <w:szCs w:val="22"/>
                <w:highlight w:val="white"/>
              </w:rPr>
            </w:pPr>
            <w:r>
              <w:rPr>
                <w:sz w:val="22"/>
                <w:szCs w:val="22"/>
                <w:highlight w:val="white"/>
              </w:rPr>
              <w:t>- Ủy ban T</w:t>
            </w:r>
            <w:r w:rsidR="0035375D" w:rsidRPr="0015467F">
              <w:rPr>
                <w:sz w:val="22"/>
                <w:szCs w:val="22"/>
                <w:highlight w:val="white"/>
              </w:rPr>
              <w:t>rung ương Mặt trận Tổ quốc Việt Nam;</w:t>
            </w:r>
          </w:p>
          <w:p w14:paraId="170A866F" w14:textId="09F94593" w:rsidR="00DC19B8" w:rsidRDefault="0035375D" w:rsidP="00C82FDA">
            <w:pPr>
              <w:jc w:val="both"/>
              <w:rPr>
                <w:sz w:val="22"/>
                <w:szCs w:val="22"/>
                <w:highlight w:val="white"/>
              </w:rPr>
            </w:pPr>
            <w:r w:rsidRPr="0015467F">
              <w:rPr>
                <w:sz w:val="22"/>
                <w:szCs w:val="22"/>
                <w:highlight w:val="white"/>
              </w:rPr>
              <w:t>- Bộ Tư pháp: Bộ trưởng, các Thứ trưởng</w:t>
            </w:r>
            <w:r>
              <w:rPr>
                <w:sz w:val="22"/>
                <w:szCs w:val="22"/>
                <w:highlight w:val="white"/>
              </w:rPr>
              <w:t>, các đơn vị thuộc Bộ</w:t>
            </w:r>
            <w:r w:rsidRPr="0015467F">
              <w:rPr>
                <w:sz w:val="22"/>
                <w:szCs w:val="22"/>
                <w:highlight w:val="white"/>
              </w:rPr>
              <w:t>;</w:t>
            </w:r>
          </w:p>
          <w:p w14:paraId="09D41D81" w14:textId="760A88AA" w:rsidR="00DC19B8" w:rsidRDefault="001A4E84" w:rsidP="00C82FDA">
            <w:pPr>
              <w:jc w:val="both"/>
              <w:rPr>
                <w:sz w:val="22"/>
                <w:szCs w:val="22"/>
                <w:highlight w:val="white"/>
              </w:rPr>
            </w:pPr>
            <w:r>
              <w:rPr>
                <w:sz w:val="22"/>
                <w:szCs w:val="22"/>
                <w:highlight w:val="white"/>
              </w:rPr>
              <w:t>-  Sở Tư pháp các tỉnh, thành phố;</w:t>
            </w:r>
          </w:p>
          <w:p w14:paraId="2B64C254" w14:textId="56E4A7AC" w:rsidR="00DC19B8" w:rsidRDefault="001A4E84" w:rsidP="00C82FDA">
            <w:pPr>
              <w:jc w:val="both"/>
              <w:rPr>
                <w:sz w:val="22"/>
                <w:szCs w:val="22"/>
                <w:highlight w:val="white"/>
              </w:rPr>
            </w:pPr>
            <w:r>
              <w:rPr>
                <w:sz w:val="22"/>
                <w:szCs w:val="22"/>
                <w:highlight w:val="white"/>
              </w:rPr>
              <w:t>- Công báo; Cổng thông tin điện tử Chính phủ; Cơ sở dữ liệu quốc gia về văn bản quy phạm pháp luật; Cổng Phá</w:t>
            </w:r>
            <w:r w:rsidR="00281084">
              <w:rPr>
                <w:sz w:val="22"/>
                <w:szCs w:val="22"/>
                <w:highlight w:val="white"/>
              </w:rPr>
              <w:t>p luật quốc gia; Cổ</w:t>
            </w:r>
            <w:r>
              <w:rPr>
                <w:sz w:val="22"/>
                <w:szCs w:val="22"/>
                <w:highlight w:val="white"/>
              </w:rPr>
              <w:t xml:space="preserve">ng Thông tin điện tử Bộ Tư pháp; </w:t>
            </w:r>
          </w:p>
          <w:p w14:paraId="4CC7AAB3" w14:textId="4D2FE8B9" w:rsidR="00DC19B8" w:rsidRDefault="004D3E0B" w:rsidP="00C82FDA">
            <w:pPr>
              <w:ind w:right="29"/>
              <w:jc w:val="both"/>
              <w:rPr>
                <w:sz w:val="22"/>
                <w:szCs w:val="22"/>
                <w:highlight w:val="white"/>
              </w:rPr>
            </w:pPr>
            <w:r>
              <w:rPr>
                <w:sz w:val="22"/>
                <w:szCs w:val="22"/>
                <w:highlight w:val="white"/>
              </w:rPr>
              <w:t>- Lưu: VT, KHTC (05).</w:t>
            </w:r>
          </w:p>
        </w:tc>
        <w:tc>
          <w:tcPr>
            <w:tcW w:w="4083" w:type="dxa"/>
          </w:tcPr>
          <w:p w14:paraId="22EC6C52" w14:textId="1A3FDED1" w:rsidR="00DC19B8" w:rsidRDefault="0069450F">
            <w:pPr>
              <w:jc w:val="center"/>
              <w:rPr>
                <w:b/>
                <w:sz w:val="26"/>
                <w:szCs w:val="26"/>
                <w:highlight w:val="white"/>
              </w:rPr>
            </w:pPr>
            <w:r>
              <w:rPr>
                <w:b/>
                <w:sz w:val="26"/>
                <w:szCs w:val="26"/>
                <w:highlight w:val="white"/>
              </w:rPr>
              <w:t xml:space="preserve">KT. </w:t>
            </w:r>
            <w:r w:rsidR="00BD50CD">
              <w:rPr>
                <w:b/>
                <w:sz w:val="26"/>
                <w:szCs w:val="26"/>
                <w:highlight w:val="white"/>
              </w:rPr>
              <w:t>BỘ TRƯỞNG</w:t>
            </w:r>
          </w:p>
          <w:p w14:paraId="1F53B4FF" w14:textId="1965E9AF" w:rsidR="00B06ECA" w:rsidRDefault="00B06ECA">
            <w:pPr>
              <w:jc w:val="center"/>
              <w:rPr>
                <w:sz w:val="26"/>
                <w:szCs w:val="26"/>
                <w:highlight w:val="white"/>
              </w:rPr>
            </w:pPr>
            <w:r>
              <w:rPr>
                <w:b/>
                <w:sz w:val="26"/>
                <w:szCs w:val="26"/>
                <w:highlight w:val="white"/>
              </w:rPr>
              <w:t>THỨ TRƯỞNG</w:t>
            </w:r>
          </w:p>
          <w:p w14:paraId="630450B7" w14:textId="77777777" w:rsidR="00DC19B8" w:rsidRDefault="00DC19B8">
            <w:pPr>
              <w:tabs>
                <w:tab w:val="left" w:pos="2115"/>
              </w:tabs>
              <w:rPr>
                <w:highlight w:val="white"/>
              </w:rPr>
            </w:pPr>
          </w:p>
          <w:p w14:paraId="37996EE6" w14:textId="77777777" w:rsidR="00DC19B8" w:rsidRDefault="00DC19B8">
            <w:pPr>
              <w:tabs>
                <w:tab w:val="left" w:pos="2115"/>
              </w:tabs>
              <w:jc w:val="center"/>
              <w:rPr>
                <w:highlight w:val="white"/>
              </w:rPr>
            </w:pPr>
          </w:p>
          <w:p w14:paraId="14402F0C" w14:textId="77777777" w:rsidR="00DC19B8" w:rsidRDefault="00DC19B8">
            <w:pPr>
              <w:tabs>
                <w:tab w:val="left" w:pos="2115"/>
              </w:tabs>
              <w:jc w:val="center"/>
              <w:rPr>
                <w:highlight w:val="white"/>
              </w:rPr>
            </w:pPr>
          </w:p>
          <w:p w14:paraId="7D598964" w14:textId="77777777" w:rsidR="0021440E" w:rsidRDefault="0021440E">
            <w:pPr>
              <w:tabs>
                <w:tab w:val="left" w:pos="2115"/>
              </w:tabs>
              <w:jc w:val="center"/>
              <w:rPr>
                <w:highlight w:val="white"/>
              </w:rPr>
            </w:pPr>
          </w:p>
          <w:p w14:paraId="6EF8BDB5" w14:textId="77777777" w:rsidR="00DC19B8" w:rsidRDefault="00DC19B8">
            <w:pPr>
              <w:tabs>
                <w:tab w:val="left" w:pos="2115"/>
              </w:tabs>
              <w:jc w:val="center"/>
              <w:rPr>
                <w:highlight w:val="white"/>
              </w:rPr>
            </w:pPr>
          </w:p>
          <w:p w14:paraId="5792B6AC" w14:textId="77777777" w:rsidR="00DC19B8" w:rsidRDefault="00DC19B8">
            <w:pPr>
              <w:tabs>
                <w:tab w:val="left" w:pos="2115"/>
              </w:tabs>
              <w:jc w:val="center"/>
              <w:rPr>
                <w:highlight w:val="white"/>
              </w:rPr>
            </w:pPr>
          </w:p>
          <w:p w14:paraId="3276D04F" w14:textId="18850026" w:rsidR="00DC19B8" w:rsidRDefault="00B06ECA">
            <w:pPr>
              <w:jc w:val="center"/>
              <w:rPr>
                <w:sz w:val="26"/>
                <w:szCs w:val="26"/>
                <w:highlight w:val="white"/>
              </w:rPr>
            </w:pPr>
            <w:r>
              <w:rPr>
                <w:b/>
                <w:highlight w:val="white"/>
              </w:rPr>
              <w:t>Mai Lương Khôi</w:t>
            </w:r>
          </w:p>
        </w:tc>
      </w:tr>
    </w:tbl>
    <w:p w14:paraId="208388CE" w14:textId="77777777" w:rsidR="00DC19B8" w:rsidRDefault="00DC19B8">
      <w:pPr>
        <w:rPr>
          <w:sz w:val="16"/>
          <w:szCs w:val="16"/>
          <w:highlight w:val="white"/>
        </w:rPr>
      </w:pPr>
    </w:p>
    <w:p w14:paraId="70132E62" w14:textId="77777777" w:rsidR="0059704C" w:rsidRDefault="0059704C">
      <w:pPr>
        <w:rPr>
          <w:b/>
          <w:sz w:val="26"/>
          <w:szCs w:val="26"/>
        </w:rPr>
      </w:pPr>
      <w:r>
        <w:rPr>
          <w:b/>
          <w:sz w:val="26"/>
          <w:szCs w:val="26"/>
        </w:rPr>
        <w:br w:type="page"/>
      </w:r>
    </w:p>
    <w:p w14:paraId="3C1C4129" w14:textId="77777777" w:rsidR="0059704C" w:rsidRDefault="0059704C">
      <w:pPr>
        <w:rPr>
          <w:b/>
          <w:sz w:val="26"/>
          <w:szCs w:val="26"/>
        </w:rPr>
        <w:sectPr w:rsidR="0059704C">
          <w:headerReference w:type="default" r:id="rId8"/>
          <w:footerReference w:type="default" r:id="rId9"/>
          <w:pgSz w:w="11907" w:h="16840"/>
          <w:pgMar w:top="1134" w:right="1134" w:bottom="1134" w:left="1701" w:header="720" w:footer="720" w:gutter="0"/>
          <w:pgNumType w:start="1"/>
          <w:cols w:space="720"/>
          <w:titlePg/>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3398"/>
        <w:gridCol w:w="6505"/>
      </w:tblGrid>
      <w:tr w:rsidR="00103F90" w14:paraId="5C42B4C7" w14:textId="77777777" w:rsidTr="0015467F">
        <w:tc>
          <w:tcPr>
            <w:tcW w:w="4734" w:type="dxa"/>
          </w:tcPr>
          <w:p w14:paraId="693B50B9" w14:textId="21F6B200" w:rsidR="00103F90" w:rsidRPr="0059704C" w:rsidRDefault="00393A95" w:rsidP="0015467F">
            <w:pPr>
              <w:jc w:val="center"/>
              <w:rPr>
                <w:b/>
                <w:bCs/>
                <w:sz w:val="26"/>
                <w:szCs w:val="26"/>
                <w:lang w:val="en-US"/>
              </w:rPr>
            </w:pPr>
            <w:r>
              <w:rPr>
                <w:b/>
                <w:bCs/>
                <w:noProof/>
                <w:sz w:val="26"/>
                <w:szCs w:val="26"/>
                <w:lang w:val="en-US"/>
              </w:rPr>
              <w:lastRenderedPageBreak/>
              <mc:AlternateContent>
                <mc:Choice Requires="wps">
                  <w:drawing>
                    <wp:anchor distT="0" distB="0" distL="114300" distR="114300" simplePos="0" relativeHeight="251653120" behindDoc="0" locked="0" layoutInCell="1" allowOverlap="1" wp14:anchorId="10177C33" wp14:editId="4A232687">
                      <wp:simplePos x="0" y="0"/>
                      <wp:positionH relativeFrom="column">
                        <wp:posOffset>1140460</wp:posOffset>
                      </wp:positionH>
                      <wp:positionV relativeFrom="paragraph">
                        <wp:posOffset>200660</wp:posOffset>
                      </wp:positionV>
                      <wp:extent cx="629729" cy="0"/>
                      <wp:effectExtent l="0" t="0" r="0" b="0"/>
                      <wp:wrapNone/>
                      <wp:docPr id="1408225960" name="Straight Connector 13"/>
                      <wp:cNvGraphicFramePr/>
                      <a:graphic xmlns:a="http://schemas.openxmlformats.org/drawingml/2006/main">
                        <a:graphicData uri="http://schemas.microsoft.com/office/word/2010/wordprocessingShape">
                          <wps:wsp>
                            <wps:cNvCnPr/>
                            <wps:spPr>
                              <a:xfrm>
                                <a:off x="0" y="0"/>
                                <a:ext cx="6297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05FBF0" id="Straight Connector 13"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89.8pt,15.8pt" to="139.4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" strokecolor="black [3040]"/>
                  </w:pict>
                </mc:Fallback>
              </mc:AlternateContent>
            </w:r>
            <w:r w:rsidR="00103F90" w:rsidRPr="0059704C">
              <w:rPr>
                <w:b/>
                <w:bCs/>
                <w:sz w:val="26"/>
                <w:szCs w:val="26"/>
                <w:lang w:val="en-US"/>
              </w:rPr>
              <w:t>BỘ TƯ PHÁP</w:t>
            </w:r>
          </w:p>
        </w:tc>
        <w:tc>
          <w:tcPr>
            <w:tcW w:w="3454" w:type="dxa"/>
          </w:tcPr>
          <w:p w14:paraId="3C8847C4" w14:textId="7ECD2CA5" w:rsidR="00103F90" w:rsidRDefault="00103F90">
            <w:pPr>
              <w:rPr>
                <w:b/>
                <w:sz w:val="26"/>
                <w:szCs w:val="26"/>
              </w:rPr>
            </w:pPr>
          </w:p>
        </w:tc>
        <w:tc>
          <w:tcPr>
            <w:tcW w:w="6600" w:type="dxa"/>
          </w:tcPr>
          <w:p w14:paraId="7DCDBA2B" w14:textId="77777777" w:rsidR="00103F90" w:rsidRDefault="00103F90" w:rsidP="0015467F">
            <w:pPr>
              <w:jc w:val="center"/>
              <w:rPr>
                <w:b/>
                <w:bCs/>
                <w:sz w:val="26"/>
                <w:szCs w:val="26"/>
                <w:lang w:val="en-US"/>
              </w:rPr>
            </w:pPr>
            <w:r w:rsidRPr="0059704C">
              <w:rPr>
                <w:b/>
                <w:bCs/>
                <w:sz w:val="26"/>
                <w:szCs w:val="26"/>
                <w:lang w:val="en-US"/>
              </w:rPr>
              <w:t>CỘNG HOÀ XÃ HỘI CHỦ NGHĨA VIỆT NAM</w:t>
            </w:r>
          </w:p>
          <w:p w14:paraId="5336114E" w14:textId="687EF95F" w:rsidR="00103F90" w:rsidRPr="006701F6" w:rsidRDefault="00103F90" w:rsidP="0015467F">
            <w:pPr>
              <w:jc w:val="center"/>
              <w:rPr>
                <w:b/>
              </w:rPr>
            </w:pPr>
            <w:r w:rsidRPr="006701F6">
              <w:rPr>
                <w:b/>
                <w:bCs/>
                <w:lang w:val="en-US"/>
              </w:rPr>
              <w:t>Độc lập - Tự do - Hạnh phúc</w:t>
            </w:r>
          </w:p>
        </w:tc>
      </w:tr>
    </w:tbl>
    <w:p w14:paraId="0F765F04" w14:textId="7314FFBB" w:rsidR="00103F90" w:rsidRDefault="00393A95">
      <w:pPr>
        <w:rPr>
          <w:b/>
          <w:bCs/>
          <w:sz w:val="26"/>
          <w:szCs w:val="26"/>
          <w:lang w:val="en-US"/>
        </w:rPr>
      </w:pPr>
      <w:r>
        <w:rPr>
          <w:b/>
          <w:bCs/>
          <w:noProof/>
          <w:sz w:val="26"/>
          <w:szCs w:val="26"/>
          <w:lang w:val="en-US"/>
        </w:rPr>
        <mc:AlternateContent>
          <mc:Choice Requires="wps">
            <w:drawing>
              <wp:anchor distT="0" distB="0" distL="114300" distR="114300" simplePos="0" relativeHeight="251660288" behindDoc="0" locked="0" layoutInCell="1" allowOverlap="1" wp14:anchorId="07A39822" wp14:editId="4189E5E1">
                <wp:simplePos x="0" y="0"/>
                <wp:positionH relativeFrom="column">
                  <wp:posOffset>6175375</wp:posOffset>
                </wp:positionH>
                <wp:positionV relativeFrom="paragraph">
                  <wp:posOffset>9525</wp:posOffset>
                </wp:positionV>
                <wp:extent cx="2124075" cy="0"/>
                <wp:effectExtent l="0" t="0" r="28575" b="19050"/>
                <wp:wrapNone/>
                <wp:docPr id="1600978224" name="Straight Connector 14"/>
                <wp:cNvGraphicFramePr/>
                <a:graphic xmlns:a="http://schemas.openxmlformats.org/drawingml/2006/main">
                  <a:graphicData uri="http://schemas.microsoft.com/office/word/2010/wordprocessingShape">
                    <wps:wsp>
                      <wps:cNvCnPr/>
                      <wps:spPr>
                        <a:xfrm flipV="1">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42622E" id="Straight Connector 1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6.25pt,.75pt" to="653.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" strokecolor="black [3040]"/>
            </w:pict>
          </mc:Fallback>
        </mc:AlternateContent>
      </w:r>
    </w:p>
    <w:p w14:paraId="2DB6883F" w14:textId="18454D13" w:rsidR="0059704C" w:rsidRDefault="00103F90" w:rsidP="0015467F">
      <w:pPr>
        <w:jc w:val="center"/>
        <w:rPr>
          <w:b/>
          <w:sz w:val="26"/>
          <w:szCs w:val="26"/>
        </w:rPr>
      </w:pPr>
      <w:r w:rsidRPr="0059704C">
        <w:rPr>
          <w:b/>
          <w:bCs/>
          <w:sz w:val="26"/>
          <w:szCs w:val="26"/>
          <w:lang w:val="en-US"/>
        </w:rPr>
        <w:t>P</w:t>
      </w:r>
      <w:r w:rsidR="00027747" w:rsidRPr="0059704C">
        <w:rPr>
          <w:b/>
          <w:bCs/>
          <w:sz w:val="26"/>
          <w:szCs w:val="26"/>
          <w:lang w:val="en-US"/>
        </w:rPr>
        <w:t xml:space="preserve">hụ lục </w:t>
      </w:r>
      <w:r w:rsidRPr="0059704C">
        <w:rPr>
          <w:b/>
          <w:bCs/>
          <w:sz w:val="26"/>
          <w:szCs w:val="26"/>
          <w:lang w:val="en-US"/>
        </w:rPr>
        <w:t>I</w:t>
      </w:r>
    </w:p>
    <w:p w14:paraId="2C35D842" w14:textId="6E978D19" w:rsidR="00103F90" w:rsidRDefault="00103F90" w:rsidP="0015467F">
      <w:pPr>
        <w:jc w:val="center"/>
        <w:rPr>
          <w:b/>
          <w:bCs/>
          <w:sz w:val="26"/>
          <w:szCs w:val="26"/>
          <w:lang w:val="en-US"/>
        </w:rPr>
      </w:pPr>
      <w:r w:rsidRPr="0059704C">
        <w:rPr>
          <w:b/>
          <w:bCs/>
          <w:sz w:val="26"/>
          <w:szCs w:val="26"/>
          <w:lang w:val="en-US"/>
        </w:rPr>
        <w:t>DANH MỤC BIỂU MẪU BÁO CÁO THỐNG KÊ NGÀNH TƯ PHÁP</w:t>
      </w:r>
    </w:p>
    <w:p w14:paraId="264FA773" w14:textId="744460D9" w:rsidR="00103F90" w:rsidRPr="0015467F" w:rsidRDefault="00103F90" w:rsidP="0015467F">
      <w:pPr>
        <w:jc w:val="center"/>
        <w:rPr>
          <w:bCs/>
          <w:i/>
          <w:iCs/>
          <w:sz w:val="26"/>
          <w:szCs w:val="26"/>
          <w:lang w:val="en-US"/>
        </w:rPr>
      </w:pPr>
      <w:r w:rsidRPr="0015467F">
        <w:rPr>
          <w:bCs/>
          <w:i/>
          <w:iCs/>
          <w:sz w:val="26"/>
          <w:szCs w:val="26"/>
          <w:lang w:val="en-US"/>
        </w:rPr>
        <w:t xml:space="preserve">(Ban hành kèm theo Thông tư số </w:t>
      </w:r>
      <w:r w:rsidR="0059393A">
        <w:rPr>
          <w:bCs/>
          <w:i/>
          <w:iCs/>
          <w:sz w:val="26"/>
          <w:szCs w:val="26"/>
          <w:lang w:val="en-US"/>
        </w:rPr>
        <w:t>17</w:t>
      </w:r>
      <w:r w:rsidRPr="0015467F">
        <w:rPr>
          <w:bCs/>
          <w:i/>
          <w:iCs/>
          <w:sz w:val="26"/>
          <w:szCs w:val="26"/>
          <w:lang w:val="en-US"/>
        </w:rPr>
        <w:t xml:space="preserve">/2025/TT-BTP quy định </w:t>
      </w:r>
      <w:r w:rsidR="00A10C10">
        <w:rPr>
          <w:i/>
        </w:rPr>
        <w:t>Chế độ báo cáo</w:t>
      </w:r>
      <w:r w:rsidRPr="0015467F">
        <w:rPr>
          <w:bCs/>
          <w:i/>
          <w:iCs/>
          <w:sz w:val="26"/>
          <w:szCs w:val="26"/>
          <w:lang w:val="en-US"/>
        </w:rPr>
        <w:t xml:space="preserve"> thống kê ngành Tư pháp)</w:t>
      </w:r>
    </w:p>
    <w:p w14:paraId="6485E1C1" w14:textId="77777777" w:rsidR="00F20CCC" w:rsidRDefault="00F20CCC">
      <w:pPr>
        <w:rPr>
          <w:b/>
          <w:bCs/>
          <w:sz w:val="26"/>
          <w:szCs w:val="26"/>
          <w:lang w:val="en-US"/>
        </w:rPr>
      </w:pPr>
    </w:p>
    <w:p w14:paraId="2F17CB8F" w14:textId="3845B036" w:rsidR="00655873" w:rsidRDefault="00655873">
      <w:pPr>
        <w:rPr>
          <w:b/>
          <w:i/>
          <w:iCs/>
          <w:sz w:val="26"/>
          <w:szCs w:val="26"/>
          <w:lang w:val="en-US"/>
        </w:rPr>
      </w:pPr>
      <w:r w:rsidRPr="0059704C">
        <w:rPr>
          <w:b/>
          <w:bCs/>
          <w:sz w:val="26"/>
          <w:szCs w:val="26"/>
          <w:lang w:val="en-US"/>
        </w:rPr>
        <w:t>I. DANH MỤC BIỂU MẪU BÁO CÁO THỐNG KÊ NGÀNH TƯ PHÁP CHIA THEO LĨNH VỰC</w:t>
      </w:r>
    </w:p>
    <w:p w14:paraId="4A539220" w14:textId="77777777" w:rsidR="00103F90" w:rsidRDefault="00103F90">
      <w:pPr>
        <w:rPr>
          <w:b/>
          <w:sz w:val="26"/>
          <w:szCs w:val="26"/>
        </w:rPr>
      </w:pPr>
    </w:p>
    <w:tbl>
      <w:tblPr>
        <w:tblW w:w="14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2013"/>
        <w:gridCol w:w="3821"/>
        <w:gridCol w:w="1491"/>
        <w:gridCol w:w="3085"/>
        <w:gridCol w:w="3937"/>
      </w:tblGrid>
      <w:tr w:rsidR="00655873" w:rsidRPr="00655873" w14:paraId="43DC6DFC" w14:textId="77777777" w:rsidTr="0071750C">
        <w:trPr>
          <w:cantSplit/>
          <w:trHeight w:val="510"/>
          <w:tblHeader/>
        </w:trPr>
        <w:tc>
          <w:tcPr>
            <w:tcW w:w="0" w:type="auto"/>
            <w:shd w:val="clear" w:color="auto" w:fill="FFFFFF"/>
            <w:tcMar>
              <w:top w:w="0" w:type="dxa"/>
              <w:left w:w="45" w:type="dxa"/>
              <w:bottom w:w="0" w:type="dxa"/>
              <w:right w:w="45" w:type="dxa"/>
            </w:tcMar>
            <w:vAlign w:val="center"/>
            <w:hideMark/>
          </w:tcPr>
          <w:p w14:paraId="18ABA948" w14:textId="77777777" w:rsidR="0059704C" w:rsidRPr="00655873" w:rsidRDefault="0059704C" w:rsidP="00655873">
            <w:pPr>
              <w:tabs>
                <w:tab w:val="left" w:pos="1152"/>
              </w:tabs>
              <w:jc w:val="center"/>
              <w:rPr>
                <w:b/>
                <w:bCs/>
                <w:sz w:val="26"/>
                <w:szCs w:val="26"/>
                <w:lang w:val="en-US"/>
              </w:rPr>
            </w:pPr>
            <w:r w:rsidRPr="00655873">
              <w:rPr>
                <w:b/>
                <w:bCs/>
                <w:sz w:val="26"/>
                <w:szCs w:val="26"/>
                <w:lang w:val="en-US"/>
              </w:rPr>
              <w:t>STT</w:t>
            </w:r>
          </w:p>
        </w:tc>
        <w:tc>
          <w:tcPr>
            <w:tcW w:w="0" w:type="auto"/>
            <w:shd w:val="clear" w:color="auto" w:fill="FFFFFF"/>
            <w:tcMar>
              <w:top w:w="0" w:type="dxa"/>
              <w:left w:w="45" w:type="dxa"/>
              <w:bottom w:w="0" w:type="dxa"/>
              <w:right w:w="45" w:type="dxa"/>
            </w:tcMar>
            <w:vAlign w:val="center"/>
            <w:hideMark/>
          </w:tcPr>
          <w:p w14:paraId="0C89EF73" w14:textId="77777777" w:rsidR="0059704C" w:rsidRPr="00655873" w:rsidRDefault="0059704C" w:rsidP="00655873">
            <w:pPr>
              <w:tabs>
                <w:tab w:val="left" w:pos="1152"/>
              </w:tabs>
              <w:jc w:val="center"/>
              <w:rPr>
                <w:b/>
                <w:bCs/>
                <w:sz w:val="26"/>
                <w:szCs w:val="26"/>
                <w:lang w:val="en-US"/>
              </w:rPr>
            </w:pPr>
            <w:r w:rsidRPr="00655873">
              <w:rPr>
                <w:b/>
                <w:bCs/>
                <w:sz w:val="26"/>
                <w:szCs w:val="26"/>
                <w:lang w:val="en-US"/>
              </w:rPr>
              <w:t>Ký hiệu biểu</w:t>
            </w:r>
          </w:p>
        </w:tc>
        <w:tc>
          <w:tcPr>
            <w:tcW w:w="0" w:type="auto"/>
            <w:shd w:val="clear" w:color="auto" w:fill="FFFFFF"/>
            <w:tcMar>
              <w:top w:w="0" w:type="dxa"/>
              <w:left w:w="45" w:type="dxa"/>
              <w:bottom w:w="0" w:type="dxa"/>
              <w:right w:w="45" w:type="dxa"/>
            </w:tcMar>
            <w:vAlign w:val="center"/>
            <w:hideMark/>
          </w:tcPr>
          <w:p w14:paraId="22B3BC69" w14:textId="77777777" w:rsidR="0059704C" w:rsidRPr="00655873" w:rsidRDefault="0059704C" w:rsidP="00655873">
            <w:pPr>
              <w:tabs>
                <w:tab w:val="left" w:pos="1152"/>
              </w:tabs>
              <w:jc w:val="center"/>
              <w:rPr>
                <w:b/>
                <w:bCs/>
                <w:sz w:val="26"/>
                <w:szCs w:val="26"/>
                <w:lang w:val="en-US"/>
              </w:rPr>
            </w:pPr>
            <w:r w:rsidRPr="00655873">
              <w:rPr>
                <w:b/>
                <w:bCs/>
                <w:sz w:val="26"/>
                <w:szCs w:val="26"/>
                <w:lang w:val="en-US"/>
              </w:rPr>
              <w:t>Tên biểu</w:t>
            </w:r>
          </w:p>
        </w:tc>
        <w:tc>
          <w:tcPr>
            <w:tcW w:w="1491" w:type="dxa"/>
            <w:shd w:val="clear" w:color="auto" w:fill="FFFFFF"/>
            <w:tcMar>
              <w:top w:w="0" w:type="dxa"/>
              <w:left w:w="45" w:type="dxa"/>
              <w:bottom w:w="0" w:type="dxa"/>
              <w:right w:w="45" w:type="dxa"/>
            </w:tcMar>
            <w:vAlign w:val="center"/>
            <w:hideMark/>
          </w:tcPr>
          <w:p w14:paraId="644FD35F" w14:textId="77777777" w:rsidR="0059704C" w:rsidRPr="00655873" w:rsidRDefault="0059704C" w:rsidP="00655873">
            <w:pPr>
              <w:tabs>
                <w:tab w:val="left" w:pos="1152"/>
              </w:tabs>
              <w:jc w:val="center"/>
              <w:rPr>
                <w:b/>
                <w:bCs/>
                <w:sz w:val="26"/>
                <w:szCs w:val="26"/>
                <w:lang w:val="en-US"/>
              </w:rPr>
            </w:pPr>
            <w:r w:rsidRPr="00655873">
              <w:rPr>
                <w:b/>
                <w:bCs/>
                <w:sz w:val="26"/>
                <w:szCs w:val="26"/>
                <w:lang w:val="en-US"/>
              </w:rPr>
              <w:t>Kỳ báo cáo</w:t>
            </w:r>
          </w:p>
        </w:tc>
        <w:tc>
          <w:tcPr>
            <w:tcW w:w="0" w:type="auto"/>
            <w:shd w:val="clear" w:color="auto" w:fill="FFFFFF"/>
            <w:tcMar>
              <w:top w:w="0" w:type="dxa"/>
              <w:left w:w="45" w:type="dxa"/>
              <w:bottom w:w="0" w:type="dxa"/>
              <w:right w:w="45" w:type="dxa"/>
            </w:tcMar>
            <w:vAlign w:val="center"/>
            <w:hideMark/>
          </w:tcPr>
          <w:p w14:paraId="656CCB6F" w14:textId="77777777" w:rsidR="0059704C" w:rsidRPr="00655873" w:rsidRDefault="0059704C" w:rsidP="00655873">
            <w:pPr>
              <w:tabs>
                <w:tab w:val="left" w:pos="1152"/>
              </w:tabs>
              <w:jc w:val="center"/>
              <w:rPr>
                <w:b/>
                <w:bCs/>
                <w:sz w:val="26"/>
                <w:szCs w:val="26"/>
                <w:lang w:val="en-US"/>
              </w:rPr>
            </w:pPr>
            <w:r w:rsidRPr="00655873">
              <w:rPr>
                <w:b/>
                <w:bCs/>
                <w:sz w:val="26"/>
                <w:szCs w:val="26"/>
                <w:lang w:val="en-US"/>
              </w:rPr>
              <w:t>Đơn vị báo cáo</w:t>
            </w:r>
          </w:p>
        </w:tc>
        <w:tc>
          <w:tcPr>
            <w:tcW w:w="3937" w:type="dxa"/>
            <w:shd w:val="clear" w:color="auto" w:fill="FFFFFF"/>
            <w:tcMar>
              <w:top w:w="0" w:type="dxa"/>
              <w:left w:w="45" w:type="dxa"/>
              <w:bottom w:w="0" w:type="dxa"/>
              <w:right w:w="45" w:type="dxa"/>
            </w:tcMar>
            <w:vAlign w:val="center"/>
            <w:hideMark/>
          </w:tcPr>
          <w:p w14:paraId="19C55F0E" w14:textId="77777777" w:rsidR="0059704C" w:rsidRPr="00655873" w:rsidRDefault="0059704C" w:rsidP="00655873">
            <w:pPr>
              <w:tabs>
                <w:tab w:val="left" w:pos="1152"/>
              </w:tabs>
              <w:jc w:val="center"/>
              <w:rPr>
                <w:b/>
                <w:bCs/>
                <w:sz w:val="26"/>
                <w:szCs w:val="26"/>
                <w:lang w:val="en-US"/>
              </w:rPr>
            </w:pPr>
            <w:r w:rsidRPr="00655873">
              <w:rPr>
                <w:b/>
                <w:bCs/>
                <w:sz w:val="26"/>
                <w:szCs w:val="26"/>
                <w:lang w:val="en-US"/>
              </w:rPr>
              <w:t>Đơn vị nhận báo cáo</w:t>
            </w:r>
          </w:p>
        </w:tc>
      </w:tr>
      <w:tr w:rsidR="00655873" w:rsidRPr="0059704C" w14:paraId="510D3A5E"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7A74247A" w14:textId="77777777" w:rsidR="0059704C" w:rsidRPr="0015467F" w:rsidRDefault="0059704C" w:rsidP="006701F6">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54A8448B" w14:textId="2F91DC11" w:rsidR="0059704C" w:rsidRPr="0015467F" w:rsidRDefault="0059704C">
            <w:pPr>
              <w:tabs>
                <w:tab w:val="left" w:pos="1152"/>
              </w:tabs>
              <w:jc w:val="both"/>
              <w:rPr>
                <w:sz w:val="26"/>
                <w:szCs w:val="26"/>
                <w:lang w:val="en-US"/>
              </w:rPr>
            </w:pPr>
            <w:r w:rsidRPr="0015467F">
              <w:rPr>
                <w:sz w:val="26"/>
                <w:szCs w:val="26"/>
                <w:lang w:val="en-US"/>
              </w:rPr>
              <w:t>01a/TP/TĐ-BH</w:t>
            </w:r>
          </w:p>
        </w:tc>
        <w:tc>
          <w:tcPr>
            <w:tcW w:w="0" w:type="auto"/>
            <w:shd w:val="clear" w:color="auto" w:fill="FFFFFF"/>
            <w:tcMar>
              <w:top w:w="0" w:type="dxa"/>
              <w:left w:w="45" w:type="dxa"/>
              <w:bottom w:w="0" w:type="dxa"/>
              <w:right w:w="45" w:type="dxa"/>
            </w:tcMar>
            <w:vAlign w:val="center"/>
            <w:hideMark/>
          </w:tcPr>
          <w:p w14:paraId="565A7BCF" w14:textId="3116BD21" w:rsidR="0059704C" w:rsidRPr="0015467F" w:rsidRDefault="0059704C" w:rsidP="0015467F">
            <w:pPr>
              <w:tabs>
                <w:tab w:val="left" w:pos="1152"/>
              </w:tabs>
              <w:jc w:val="both"/>
              <w:rPr>
                <w:sz w:val="26"/>
                <w:szCs w:val="26"/>
                <w:lang w:val="en-US"/>
              </w:rPr>
            </w:pPr>
            <w:r w:rsidRPr="0015467F">
              <w:rPr>
                <w:sz w:val="26"/>
                <w:szCs w:val="26"/>
                <w:lang w:val="en-US"/>
              </w:rPr>
              <w:t xml:space="preserve">Số dự thảo (DT) văn bản quy phạm pháp luật (VBQPPL), số </w:t>
            </w:r>
            <w:r w:rsidR="0041554A">
              <w:rPr>
                <w:sz w:val="26"/>
                <w:szCs w:val="26"/>
                <w:lang w:val="en-US"/>
              </w:rPr>
              <w:t>thủ tục hành chính (</w:t>
            </w:r>
            <w:r w:rsidRPr="0015467F">
              <w:rPr>
                <w:sz w:val="26"/>
                <w:szCs w:val="26"/>
                <w:lang w:val="en-US"/>
              </w:rPr>
              <w:t>TTHC</w:t>
            </w:r>
            <w:r w:rsidR="0041554A">
              <w:rPr>
                <w:sz w:val="26"/>
                <w:szCs w:val="26"/>
                <w:lang w:val="en-US"/>
              </w:rPr>
              <w:t>)</w:t>
            </w:r>
            <w:r w:rsidRPr="0015467F">
              <w:rPr>
                <w:sz w:val="26"/>
                <w:szCs w:val="26"/>
                <w:lang w:val="en-US"/>
              </w:rPr>
              <w:t xml:space="preserve"> tại DT VBQPPL được thẩm định; số VBQPPL được ban hành tại cấp xã</w:t>
            </w:r>
          </w:p>
        </w:tc>
        <w:tc>
          <w:tcPr>
            <w:tcW w:w="1491" w:type="dxa"/>
            <w:shd w:val="clear" w:color="auto" w:fill="FFFFFF"/>
            <w:tcMar>
              <w:top w:w="0" w:type="dxa"/>
              <w:left w:w="45" w:type="dxa"/>
              <w:bottom w:w="0" w:type="dxa"/>
              <w:right w:w="45" w:type="dxa"/>
            </w:tcMar>
            <w:vAlign w:val="center"/>
            <w:hideMark/>
          </w:tcPr>
          <w:p w14:paraId="684CA2F1" w14:textId="12580631" w:rsidR="0059704C" w:rsidRPr="0015467F" w:rsidRDefault="00CD18B7">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5F13E339" w14:textId="77777777" w:rsidR="0059704C" w:rsidRPr="0015467F" w:rsidRDefault="0059704C" w:rsidP="0015467F">
            <w:pPr>
              <w:tabs>
                <w:tab w:val="left" w:pos="1152"/>
              </w:tabs>
              <w:jc w:val="both"/>
              <w:rPr>
                <w:sz w:val="26"/>
                <w:szCs w:val="26"/>
                <w:lang w:val="en-US"/>
              </w:rPr>
            </w:pPr>
            <w:r w:rsidRPr="0015467F">
              <w:rPr>
                <w:sz w:val="26"/>
                <w:szCs w:val="26"/>
                <w:lang w:val="en-US"/>
              </w:rPr>
              <w:t>UBND xã/phường/đặc khu</w:t>
            </w:r>
          </w:p>
        </w:tc>
        <w:tc>
          <w:tcPr>
            <w:tcW w:w="3937" w:type="dxa"/>
            <w:shd w:val="clear" w:color="auto" w:fill="FFFFFF"/>
            <w:tcMar>
              <w:top w:w="0" w:type="dxa"/>
              <w:left w:w="45" w:type="dxa"/>
              <w:bottom w:w="0" w:type="dxa"/>
              <w:right w:w="45" w:type="dxa"/>
            </w:tcMar>
            <w:vAlign w:val="center"/>
            <w:hideMark/>
          </w:tcPr>
          <w:p w14:paraId="1900DC39" w14:textId="77777777" w:rsidR="0059704C" w:rsidRPr="0015467F" w:rsidRDefault="0059704C" w:rsidP="0015467F">
            <w:pPr>
              <w:tabs>
                <w:tab w:val="left" w:pos="1152"/>
              </w:tabs>
              <w:jc w:val="both"/>
              <w:rPr>
                <w:sz w:val="26"/>
                <w:szCs w:val="26"/>
                <w:lang w:val="en-US"/>
              </w:rPr>
            </w:pPr>
            <w:r w:rsidRPr="0015467F">
              <w:rPr>
                <w:sz w:val="26"/>
                <w:szCs w:val="26"/>
                <w:lang w:val="en-US"/>
              </w:rPr>
              <w:t>Sở Tư pháp</w:t>
            </w:r>
          </w:p>
        </w:tc>
      </w:tr>
      <w:tr w:rsidR="00C77144" w:rsidRPr="0059704C" w14:paraId="720C5569"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038502D1" w14:textId="77777777" w:rsidR="00C77144" w:rsidRPr="0015467F" w:rsidRDefault="00C77144" w:rsidP="00C77144">
            <w:pPr>
              <w:tabs>
                <w:tab w:val="left" w:pos="1152"/>
              </w:tabs>
              <w:jc w:val="center"/>
              <w:rPr>
                <w:sz w:val="26"/>
                <w:szCs w:val="26"/>
                <w:lang w:val="en-US"/>
              </w:rPr>
            </w:pPr>
            <w:r w:rsidRPr="0015467F">
              <w:rPr>
                <w:sz w:val="26"/>
                <w:szCs w:val="26"/>
                <w:lang w:val="en-US"/>
              </w:rPr>
              <w:t>2</w:t>
            </w:r>
          </w:p>
        </w:tc>
        <w:tc>
          <w:tcPr>
            <w:tcW w:w="0" w:type="auto"/>
            <w:shd w:val="clear" w:color="auto" w:fill="FFFFFF"/>
            <w:tcMar>
              <w:top w:w="0" w:type="dxa"/>
              <w:left w:w="45" w:type="dxa"/>
              <w:bottom w:w="0" w:type="dxa"/>
              <w:right w:w="45" w:type="dxa"/>
            </w:tcMar>
            <w:vAlign w:val="center"/>
            <w:hideMark/>
          </w:tcPr>
          <w:p w14:paraId="20C9B729" w14:textId="77777777" w:rsidR="00C77144" w:rsidRPr="0015467F" w:rsidRDefault="00C77144" w:rsidP="00C77144">
            <w:pPr>
              <w:tabs>
                <w:tab w:val="left" w:pos="1152"/>
              </w:tabs>
              <w:jc w:val="both"/>
              <w:rPr>
                <w:sz w:val="26"/>
                <w:szCs w:val="26"/>
                <w:lang w:val="en-US"/>
              </w:rPr>
            </w:pPr>
            <w:r w:rsidRPr="0015467F">
              <w:rPr>
                <w:sz w:val="26"/>
                <w:szCs w:val="26"/>
                <w:lang w:val="en-US"/>
              </w:rPr>
              <w:t>01b/TP/TĐ</w:t>
            </w:r>
          </w:p>
        </w:tc>
        <w:tc>
          <w:tcPr>
            <w:tcW w:w="0" w:type="auto"/>
            <w:shd w:val="clear" w:color="auto" w:fill="FFFFFF"/>
            <w:tcMar>
              <w:top w:w="0" w:type="dxa"/>
              <w:left w:w="45" w:type="dxa"/>
              <w:bottom w:w="0" w:type="dxa"/>
              <w:right w:w="45" w:type="dxa"/>
            </w:tcMar>
            <w:vAlign w:val="center"/>
            <w:hideMark/>
          </w:tcPr>
          <w:p w14:paraId="75847250" w14:textId="77777777" w:rsidR="00C77144" w:rsidRPr="0015467F" w:rsidRDefault="00C77144" w:rsidP="00C77144">
            <w:pPr>
              <w:tabs>
                <w:tab w:val="left" w:pos="1152"/>
              </w:tabs>
              <w:jc w:val="both"/>
              <w:rPr>
                <w:sz w:val="26"/>
                <w:szCs w:val="26"/>
                <w:lang w:val="en-US"/>
              </w:rPr>
            </w:pPr>
            <w:r w:rsidRPr="0015467F">
              <w:rPr>
                <w:sz w:val="26"/>
                <w:szCs w:val="26"/>
                <w:lang w:val="en-US"/>
              </w:rPr>
              <w:t>Số DT VBQPPL được thẩm định; Số DT VBQPPL được thẩm định có đánh giá tác động giới; Số TTHC tại DT VBQPPL được thẩm định trên địa bàn tỉnh/thành phố</w:t>
            </w:r>
          </w:p>
        </w:tc>
        <w:tc>
          <w:tcPr>
            <w:tcW w:w="1491" w:type="dxa"/>
            <w:shd w:val="clear" w:color="auto" w:fill="FFFFFF"/>
            <w:tcMar>
              <w:top w:w="0" w:type="dxa"/>
              <w:left w:w="45" w:type="dxa"/>
              <w:bottom w:w="0" w:type="dxa"/>
              <w:right w:w="45" w:type="dxa"/>
            </w:tcMar>
            <w:vAlign w:val="center"/>
            <w:hideMark/>
          </w:tcPr>
          <w:p w14:paraId="75225FC5" w14:textId="0E69718C" w:rsidR="00C77144" w:rsidRPr="0015467F" w:rsidRDefault="00CD18B7" w:rsidP="00C77144">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42C0FA62" w14:textId="77777777" w:rsidR="00C77144" w:rsidRPr="0015467F" w:rsidRDefault="00C77144" w:rsidP="00C77144">
            <w:pPr>
              <w:tabs>
                <w:tab w:val="left" w:pos="1152"/>
              </w:tabs>
              <w:jc w:val="both"/>
              <w:rPr>
                <w:sz w:val="26"/>
                <w:szCs w:val="26"/>
                <w:lang w:val="en-US"/>
              </w:rPr>
            </w:pPr>
            <w:r w:rsidRPr="0015467F">
              <w:rPr>
                <w:sz w:val="26"/>
                <w:szCs w:val="26"/>
                <w:lang w:val="en-US"/>
              </w:rPr>
              <w:t>Sở Tư pháp</w:t>
            </w:r>
          </w:p>
        </w:tc>
        <w:tc>
          <w:tcPr>
            <w:tcW w:w="3937" w:type="dxa"/>
            <w:shd w:val="clear" w:color="auto" w:fill="FFFFFF"/>
            <w:tcMar>
              <w:top w:w="0" w:type="dxa"/>
              <w:left w:w="45" w:type="dxa"/>
              <w:bottom w:w="0" w:type="dxa"/>
              <w:right w:w="45" w:type="dxa"/>
            </w:tcMar>
            <w:vAlign w:val="center"/>
            <w:hideMark/>
          </w:tcPr>
          <w:p w14:paraId="00525826" w14:textId="7C864588" w:rsidR="00C77144" w:rsidRPr="005A0FEF" w:rsidRDefault="00C77144" w:rsidP="00E844FC">
            <w:pPr>
              <w:tabs>
                <w:tab w:val="left" w:pos="1152"/>
              </w:tabs>
              <w:jc w:val="center"/>
              <w:rPr>
                <w:sz w:val="26"/>
                <w:szCs w:val="26"/>
                <w:lang w:val="en-US"/>
              </w:rPr>
            </w:pPr>
            <w:r w:rsidRPr="007443A6">
              <w:rPr>
                <w:spacing w:val="-10"/>
                <w:sz w:val="26"/>
                <w:szCs w:val="26"/>
                <w:lang w:val="en-US"/>
              </w:rPr>
              <w:t>Bộ Tư pháp (Cục Kế hoạch - Tài chính)</w:t>
            </w:r>
          </w:p>
        </w:tc>
      </w:tr>
      <w:tr w:rsidR="00C77144" w:rsidRPr="0059704C" w14:paraId="7D679054"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5E359268" w14:textId="77777777" w:rsidR="00C77144" w:rsidRPr="0015467F" w:rsidRDefault="00C77144" w:rsidP="00C77144">
            <w:pPr>
              <w:tabs>
                <w:tab w:val="left" w:pos="1152"/>
              </w:tabs>
              <w:jc w:val="center"/>
              <w:rPr>
                <w:sz w:val="26"/>
                <w:szCs w:val="26"/>
                <w:lang w:val="en-US"/>
              </w:rPr>
            </w:pPr>
            <w:r w:rsidRPr="0015467F">
              <w:rPr>
                <w:sz w:val="26"/>
                <w:szCs w:val="26"/>
                <w:lang w:val="en-US"/>
              </w:rPr>
              <w:t>3</w:t>
            </w:r>
          </w:p>
        </w:tc>
        <w:tc>
          <w:tcPr>
            <w:tcW w:w="0" w:type="auto"/>
            <w:shd w:val="clear" w:color="auto" w:fill="FFFFFF"/>
            <w:tcMar>
              <w:top w:w="0" w:type="dxa"/>
              <w:left w:w="45" w:type="dxa"/>
              <w:bottom w:w="0" w:type="dxa"/>
              <w:right w:w="45" w:type="dxa"/>
            </w:tcMar>
            <w:vAlign w:val="center"/>
            <w:hideMark/>
          </w:tcPr>
          <w:p w14:paraId="483E9259" w14:textId="7E35B09E" w:rsidR="00C77144" w:rsidRPr="0015467F" w:rsidRDefault="00C77144" w:rsidP="00C77144">
            <w:pPr>
              <w:tabs>
                <w:tab w:val="left" w:pos="1152"/>
              </w:tabs>
              <w:jc w:val="both"/>
              <w:rPr>
                <w:sz w:val="26"/>
                <w:szCs w:val="26"/>
                <w:lang w:val="en-US"/>
              </w:rPr>
            </w:pPr>
            <w:r w:rsidRPr="0015467F">
              <w:rPr>
                <w:sz w:val="26"/>
                <w:szCs w:val="26"/>
                <w:lang w:val="en-US"/>
              </w:rPr>
              <w:t>01c/TP/BH-</w:t>
            </w:r>
            <w:r w:rsidR="00C36FB2">
              <w:rPr>
                <w:sz w:val="26"/>
                <w:szCs w:val="26"/>
                <w:lang w:val="en-US"/>
              </w:rPr>
              <w:t>T</w:t>
            </w:r>
            <w:r w:rsidRPr="0015467F">
              <w:rPr>
                <w:sz w:val="26"/>
                <w:szCs w:val="26"/>
                <w:lang w:val="en-US"/>
              </w:rPr>
              <w:t>ĐG</w:t>
            </w:r>
          </w:p>
        </w:tc>
        <w:tc>
          <w:tcPr>
            <w:tcW w:w="0" w:type="auto"/>
            <w:shd w:val="clear" w:color="auto" w:fill="FFFFFF"/>
            <w:tcMar>
              <w:top w:w="0" w:type="dxa"/>
              <w:left w:w="45" w:type="dxa"/>
              <w:bottom w:w="0" w:type="dxa"/>
              <w:right w:w="45" w:type="dxa"/>
            </w:tcMar>
            <w:vAlign w:val="center"/>
            <w:hideMark/>
          </w:tcPr>
          <w:p w14:paraId="23812FC2" w14:textId="77777777" w:rsidR="00C77144" w:rsidRPr="0015467F" w:rsidRDefault="00C77144" w:rsidP="00C77144">
            <w:pPr>
              <w:tabs>
                <w:tab w:val="left" w:pos="1152"/>
              </w:tabs>
              <w:jc w:val="both"/>
              <w:rPr>
                <w:sz w:val="26"/>
                <w:szCs w:val="26"/>
                <w:lang w:val="en-US"/>
              </w:rPr>
            </w:pPr>
            <w:r w:rsidRPr="0015467F">
              <w:rPr>
                <w:sz w:val="26"/>
                <w:szCs w:val="26"/>
                <w:lang w:val="en-US"/>
              </w:rPr>
              <w:t>Số VBQPPL được ban hành; Số VBQPPL ban hành có đánh giá tác động giới trên địa bàn tỉnh/thành phố</w:t>
            </w:r>
          </w:p>
        </w:tc>
        <w:tc>
          <w:tcPr>
            <w:tcW w:w="1491" w:type="dxa"/>
            <w:shd w:val="clear" w:color="auto" w:fill="FFFFFF"/>
            <w:tcMar>
              <w:top w:w="0" w:type="dxa"/>
              <w:left w:w="45" w:type="dxa"/>
              <w:bottom w:w="0" w:type="dxa"/>
              <w:right w:w="45" w:type="dxa"/>
            </w:tcMar>
            <w:vAlign w:val="center"/>
            <w:hideMark/>
          </w:tcPr>
          <w:p w14:paraId="2E11EDA2" w14:textId="1EB9E7F0" w:rsidR="00C77144" w:rsidRPr="0015467F" w:rsidRDefault="00CD18B7" w:rsidP="00C77144">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00D6369F" w14:textId="77777777" w:rsidR="00C77144" w:rsidRPr="0015467F" w:rsidRDefault="00C77144" w:rsidP="00C77144">
            <w:pPr>
              <w:tabs>
                <w:tab w:val="left" w:pos="1152"/>
              </w:tabs>
              <w:jc w:val="both"/>
              <w:rPr>
                <w:sz w:val="26"/>
                <w:szCs w:val="26"/>
                <w:lang w:val="en-US"/>
              </w:rPr>
            </w:pPr>
            <w:r w:rsidRPr="0015467F">
              <w:rPr>
                <w:sz w:val="26"/>
                <w:szCs w:val="26"/>
                <w:lang w:val="en-US"/>
              </w:rPr>
              <w:t xml:space="preserve">Sở Tư pháp </w:t>
            </w:r>
          </w:p>
        </w:tc>
        <w:tc>
          <w:tcPr>
            <w:tcW w:w="3937" w:type="dxa"/>
            <w:shd w:val="clear" w:color="auto" w:fill="FFFFFF"/>
            <w:tcMar>
              <w:top w:w="0" w:type="dxa"/>
              <w:left w:w="45" w:type="dxa"/>
              <w:bottom w:w="0" w:type="dxa"/>
              <w:right w:w="45" w:type="dxa"/>
            </w:tcMar>
            <w:vAlign w:val="center"/>
            <w:hideMark/>
          </w:tcPr>
          <w:p w14:paraId="34FA3247" w14:textId="46266A84" w:rsidR="00C77144" w:rsidRPr="0015467F" w:rsidRDefault="00C77144" w:rsidP="00E844FC">
            <w:pPr>
              <w:tabs>
                <w:tab w:val="left" w:pos="1152"/>
              </w:tabs>
              <w:jc w:val="center"/>
              <w:rPr>
                <w:sz w:val="26"/>
                <w:szCs w:val="26"/>
                <w:lang w:val="en-US"/>
              </w:rPr>
            </w:pPr>
            <w:r w:rsidRPr="007443A6">
              <w:rPr>
                <w:spacing w:val="-10"/>
                <w:sz w:val="26"/>
                <w:szCs w:val="26"/>
                <w:lang w:val="en-US"/>
              </w:rPr>
              <w:t>Bộ Tư pháp (Cục Kế hoạch - Tài chính)</w:t>
            </w:r>
          </w:p>
        </w:tc>
      </w:tr>
      <w:tr w:rsidR="00C77144" w:rsidRPr="00A07FE9" w14:paraId="6CAB74C0"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0918D740" w14:textId="77777777" w:rsidR="00C77144" w:rsidRPr="0015467F" w:rsidRDefault="00C77144" w:rsidP="00C77144">
            <w:pPr>
              <w:tabs>
                <w:tab w:val="left" w:pos="1152"/>
              </w:tabs>
              <w:jc w:val="center"/>
              <w:rPr>
                <w:sz w:val="26"/>
                <w:szCs w:val="26"/>
                <w:lang w:val="en-US"/>
              </w:rPr>
            </w:pPr>
            <w:r w:rsidRPr="0015467F">
              <w:rPr>
                <w:sz w:val="26"/>
                <w:szCs w:val="26"/>
                <w:lang w:val="en-US"/>
              </w:rPr>
              <w:t>4</w:t>
            </w:r>
          </w:p>
        </w:tc>
        <w:tc>
          <w:tcPr>
            <w:tcW w:w="0" w:type="auto"/>
            <w:shd w:val="clear" w:color="auto" w:fill="FFFFFF"/>
            <w:tcMar>
              <w:top w:w="0" w:type="dxa"/>
              <w:left w:w="45" w:type="dxa"/>
              <w:bottom w:w="0" w:type="dxa"/>
              <w:right w:w="45" w:type="dxa"/>
            </w:tcMar>
            <w:vAlign w:val="center"/>
            <w:hideMark/>
          </w:tcPr>
          <w:p w14:paraId="19065D56" w14:textId="5D03A2D9" w:rsidR="00C77144" w:rsidRPr="0071750C" w:rsidRDefault="00C77144" w:rsidP="00C77144">
            <w:pPr>
              <w:tabs>
                <w:tab w:val="left" w:pos="1152"/>
              </w:tabs>
              <w:jc w:val="both"/>
              <w:rPr>
                <w:sz w:val="26"/>
                <w:szCs w:val="26"/>
                <w:lang w:val="fr-FR"/>
              </w:rPr>
            </w:pPr>
            <w:r w:rsidRPr="0071750C">
              <w:rPr>
                <w:sz w:val="26"/>
                <w:szCs w:val="26"/>
                <w:lang w:val="fr-FR"/>
              </w:rPr>
              <w:t>01d/TP/TĐ-BH-</w:t>
            </w:r>
            <w:r w:rsidR="00ED04C5" w:rsidRPr="0071750C">
              <w:rPr>
                <w:sz w:val="26"/>
                <w:szCs w:val="26"/>
                <w:lang w:val="fr-FR"/>
              </w:rPr>
              <w:t>T</w:t>
            </w:r>
            <w:r w:rsidRPr="0071750C">
              <w:rPr>
                <w:sz w:val="26"/>
                <w:szCs w:val="26"/>
                <w:lang w:val="fr-FR"/>
              </w:rPr>
              <w:t>ĐG</w:t>
            </w:r>
          </w:p>
        </w:tc>
        <w:tc>
          <w:tcPr>
            <w:tcW w:w="0" w:type="auto"/>
            <w:shd w:val="clear" w:color="auto" w:fill="FFFFFF"/>
            <w:tcMar>
              <w:top w:w="0" w:type="dxa"/>
              <w:left w:w="45" w:type="dxa"/>
              <w:bottom w:w="0" w:type="dxa"/>
              <w:right w:w="45" w:type="dxa"/>
            </w:tcMar>
            <w:vAlign w:val="center"/>
            <w:hideMark/>
          </w:tcPr>
          <w:p w14:paraId="243770BB" w14:textId="77777777" w:rsidR="00C77144" w:rsidRPr="0071750C" w:rsidRDefault="00C77144" w:rsidP="00C77144">
            <w:pPr>
              <w:tabs>
                <w:tab w:val="left" w:pos="1152"/>
              </w:tabs>
              <w:jc w:val="both"/>
              <w:rPr>
                <w:sz w:val="26"/>
                <w:szCs w:val="26"/>
                <w:lang w:val="fr-FR"/>
              </w:rPr>
            </w:pPr>
            <w:r w:rsidRPr="0071750C">
              <w:rPr>
                <w:sz w:val="26"/>
                <w:szCs w:val="26"/>
                <w:lang w:val="fr-FR"/>
              </w:rPr>
              <w:t>Số DT VBQPPL, số TTHC tại DT VBQPPL của bộ, cơ quan ngang bộ đã thẩm định; số VBQPPL do bộ, cơ quan ngang bộ chủ trì soạn thảo đã được ban hành, có đánh giá tác động giới</w:t>
            </w:r>
          </w:p>
        </w:tc>
        <w:tc>
          <w:tcPr>
            <w:tcW w:w="1491" w:type="dxa"/>
            <w:shd w:val="clear" w:color="auto" w:fill="FFFFFF"/>
            <w:tcMar>
              <w:top w:w="0" w:type="dxa"/>
              <w:left w:w="45" w:type="dxa"/>
              <w:bottom w:w="0" w:type="dxa"/>
              <w:right w:w="45" w:type="dxa"/>
            </w:tcMar>
            <w:vAlign w:val="center"/>
            <w:hideMark/>
          </w:tcPr>
          <w:p w14:paraId="7DEC6A28" w14:textId="4F625E1B" w:rsidR="00C77144" w:rsidRPr="0071750C" w:rsidRDefault="00CD18B7" w:rsidP="00C77144">
            <w:pPr>
              <w:tabs>
                <w:tab w:val="left" w:pos="1152"/>
              </w:tabs>
              <w:jc w:val="center"/>
              <w:rPr>
                <w:sz w:val="26"/>
                <w:szCs w:val="26"/>
                <w:lang w:val="fr-FR"/>
              </w:rPr>
            </w:pPr>
            <w:r w:rsidRPr="0071750C">
              <w:rPr>
                <w:sz w:val="26"/>
                <w:szCs w:val="26"/>
                <w:lang w:val="fr-FR"/>
              </w:rPr>
              <w:t>Sơ bộ 6 tháng/sơ bộ năm/tròn năm</w:t>
            </w:r>
          </w:p>
        </w:tc>
        <w:tc>
          <w:tcPr>
            <w:tcW w:w="0" w:type="auto"/>
            <w:shd w:val="clear" w:color="auto" w:fill="FFFFFF"/>
            <w:tcMar>
              <w:top w:w="0" w:type="dxa"/>
              <w:left w:w="45" w:type="dxa"/>
              <w:bottom w:w="0" w:type="dxa"/>
              <w:right w:w="45" w:type="dxa"/>
            </w:tcMar>
            <w:vAlign w:val="center"/>
            <w:hideMark/>
          </w:tcPr>
          <w:p w14:paraId="71B17185" w14:textId="1170964A" w:rsidR="00C77144" w:rsidRPr="0071750C" w:rsidRDefault="00C77144" w:rsidP="00D93387">
            <w:pPr>
              <w:tabs>
                <w:tab w:val="left" w:pos="1152"/>
              </w:tabs>
              <w:jc w:val="both"/>
              <w:rPr>
                <w:sz w:val="26"/>
                <w:szCs w:val="26"/>
                <w:lang w:val="fr-FR"/>
              </w:rPr>
            </w:pPr>
            <w:r w:rsidRPr="0071750C">
              <w:rPr>
                <w:sz w:val="26"/>
                <w:szCs w:val="26"/>
                <w:lang w:val="fr-FR"/>
              </w:rPr>
              <w:t>Bộ, cơ quan ngang Bộ</w:t>
            </w:r>
            <w:del w:id="3" w:author="Tran Tam" w:date="2025-11-06T09:12:00Z">
              <w:r w:rsidRPr="0071750C" w:rsidDel="00D93387">
                <w:rPr>
                  <w:sz w:val="26"/>
                  <w:szCs w:val="26"/>
                  <w:lang w:val="fr-FR"/>
                </w:rPr>
                <w:delText xml:space="preserve"> (Tổ chức Pháp chế Bộ/cơ quan ngang Bộ)</w:delText>
              </w:r>
            </w:del>
          </w:p>
        </w:tc>
        <w:tc>
          <w:tcPr>
            <w:tcW w:w="3937" w:type="dxa"/>
            <w:shd w:val="clear" w:color="auto" w:fill="FFFFFF"/>
            <w:tcMar>
              <w:top w:w="0" w:type="dxa"/>
              <w:left w:w="45" w:type="dxa"/>
              <w:bottom w:w="0" w:type="dxa"/>
              <w:right w:w="45" w:type="dxa"/>
            </w:tcMar>
            <w:vAlign w:val="center"/>
            <w:hideMark/>
          </w:tcPr>
          <w:p w14:paraId="3F5CF839" w14:textId="4AD12A63" w:rsidR="00C77144" w:rsidRPr="0071750C" w:rsidRDefault="00C77144" w:rsidP="00E844FC">
            <w:pPr>
              <w:tabs>
                <w:tab w:val="left" w:pos="1152"/>
              </w:tabs>
              <w:jc w:val="center"/>
              <w:rPr>
                <w:sz w:val="26"/>
                <w:szCs w:val="26"/>
                <w:lang w:val="fr-FR"/>
              </w:rPr>
            </w:pPr>
            <w:r w:rsidRPr="0071750C">
              <w:rPr>
                <w:spacing w:val="-10"/>
                <w:sz w:val="26"/>
                <w:szCs w:val="26"/>
                <w:lang w:val="fr-FR"/>
              </w:rPr>
              <w:t>Bộ Tư pháp (Cục Kế hoạch - Tài chính)</w:t>
            </w:r>
          </w:p>
        </w:tc>
      </w:tr>
      <w:tr w:rsidR="00C77144" w:rsidRPr="00A07FE9" w14:paraId="73DEDEB3" w14:textId="77777777" w:rsidTr="0071750C">
        <w:trPr>
          <w:cantSplit/>
          <w:trHeight w:val="1605"/>
        </w:trPr>
        <w:tc>
          <w:tcPr>
            <w:tcW w:w="0" w:type="auto"/>
            <w:shd w:val="clear" w:color="auto" w:fill="FFFFFF"/>
            <w:tcMar>
              <w:top w:w="0" w:type="dxa"/>
              <w:left w:w="45" w:type="dxa"/>
              <w:bottom w:w="0" w:type="dxa"/>
              <w:right w:w="45" w:type="dxa"/>
            </w:tcMar>
            <w:vAlign w:val="center"/>
            <w:hideMark/>
          </w:tcPr>
          <w:p w14:paraId="08AAE5FC" w14:textId="77777777" w:rsidR="00C77144" w:rsidRPr="0015467F" w:rsidRDefault="00C77144" w:rsidP="00C77144">
            <w:pPr>
              <w:tabs>
                <w:tab w:val="left" w:pos="1152"/>
              </w:tabs>
              <w:jc w:val="center"/>
              <w:rPr>
                <w:sz w:val="26"/>
                <w:szCs w:val="26"/>
                <w:lang w:val="en-US"/>
              </w:rPr>
            </w:pPr>
            <w:r w:rsidRPr="0015467F">
              <w:rPr>
                <w:sz w:val="26"/>
                <w:szCs w:val="26"/>
                <w:lang w:val="en-US"/>
              </w:rPr>
              <w:lastRenderedPageBreak/>
              <w:t>5</w:t>
            </w:r>
          </w:p>
        </w:tc>
        <w:tc>
          <w:tcPr>
            <w:tcW w:w="0" w:type="auto"/>
            <w:shd w:val="clear" w:color="auto" w:fill="FFFFFF"/>
            <w:tcMar>
              <w:top w:w="0" w:type="dxa"/>
              <w:left w:w="45" w:type="dxa"/>
              <w:bottom w:w="0" w:type="dxa"/>
              <w:right w:w="45" w:type="dxa"/>
            </w:tcMar>
            <w:vAlign w:val="center"/>
            <w:hideMark/>
          </w:tcPr>
          <w:p w14:paraId="1F45AE52" w14:textId="0BC11BB0" w:rsidR="00C77144" w:rsidRPr="0071750C" w:rsidRDefault="00C77144" w:rsidP="00C77144">
            <w:pPr>
              <w:tabs>
                <w:tab w:val="left" w:pos="1152"/>
              </w:tabs>
              <w:jc w:val="both"/>
              <w:rPr>
                <w:sz w:val="26"/>
                <w:szCs w:val="26"/>
                <w:lang w:val="fr-FR"/>
              </w:rPr>
            </w:pPr>
            <w:r w:rsidRPr="0071750C">
              <w:rPr>
                <w:sz w:val="26"/>
                <w:szCs w:val="26"/>
                <w:lang w:val="fr-FR"/>
              </w:rPr>
              <w:t>01e/TP/TĐ-BH-</w:t>
            </w:r>
            <w:r w:rsidR="00ED04C5" w:rsidRPr="0071750C">
              <w:rPr>
                <w:sz w:val="26"/>
                <w:szCs w:val="26"/>
                <w:lang w:val="fr-FR"/>
              </w:rPr>
              <w:t>T</w:t>
            </w:r>
            <w:r w:rsidRPr="0071750C">
              <w:rPr>
                <w:sz w:val="26"/>
                <w:szCs w:val="26"/>
                <w:lang w:val="fr-FR"/>
              </w:rPr>
              <w:t>ĐG</w:t>
            </w:r>
          </w:p>
        </w:tc>
        <w:tc>
          <w:tcPr>
            <w:tcW w:w="0" w:type="auto"/>
            <w:shd w:val="clear" w:color="auto" w:fill="FFFFFF"/>
            <w:tcMar>
              <w:top w:w="0" w:type="dxa"/>
              <w:left w:w="45" w:type="dxa"/>
              <w:bottom w:w="0" w:type="dxa"/>
              <w:right w:w="45" w:type="dxa"/>
            </w:tcMar>
            <w:vAlign w:val="center"/>
            <w:hideMark/>
          </w:tcPr>
          <w:p w14:paraId="4F3D34FD" w14:textId="0A4FD54E" w:rsidR="00C77144" w:rsidRPr="0071750C" w:rsidRDefault="00C77144">
            <w:pPr>
              <w:tabs>
                <w:tab w:val="left" w:pos="1152"/>
              </w:tabs>
              <w:jc w:val="both"/>
              <w:rPr>
                <w:sz w:val="26"/>
                <w:szCs w:val="26"/>
                <w:lang w:val="fr-FR"/>
              </w:rPr>
            </w:pPr>
            <w:r w:rsidRPr="0071750C">
              <w:rPr>
                <w:sz w:val="26"/>
                <w:szCs w:val="26"/>
                <w:lang w:val="fr-FR"/>
              </w:rPr>
              <w:t xml:space="preserve">Số văn bản chính sách, DT VBQPPL do Chính phủ trình đã được Bộ Tư pháp thẩm định; số VBQPPL do Bộ Tư pháp chủ trì soạn thảo đã được ban hành, </w:t>
            </w:r>
            <w:r w:rsidR="00ED04C5" w:rsidRPr="0071750C">
              <w:rPr>
                <w:sz w:val="26"/>
                <w:szCs w:val="26"/>
                <w:lang w:val="fr-FR"/>
              </w:rPr>
              <w:t xml:space="preserve">có </w:t>
            </w:r>
            <w:r w:rsidRPr="0071750C">
              <w:rPr>
                <w:sz w:val="26"/>
                <w:szCs w:val="26"/>
                <w:lang w:val="fr-FR"/>
              </w:rPr>
              <w:t>đánh giá tác động giới</w:t>
            </w:r>
          </w:p>
        </w:tc>
        <w:tc>
          <w:tcPr>
            <w:tcW w:w="1491" w:type="dxa"/>
            <w:shd w:val="clear" w:color="auto" w:fill="FFFFFF"/>
            <w:tcMar>
              <w:top w:w="0" w:type="dxa"/>
              <w:left w:w="45" w:type="dxa"/>
              <w:bottom w:w="0" w:type="dxa"/>
              <w:right w:w="45" w:type="dxa"/>
            </w:tcMar>
            <w:vAlign w:val="center"/>
            <w:hideMark/>
          </w:tcPr>
          <w:p w14:paraId="7A26A666" w14:textId="05A9313D" w:rsidR="00C77144" w:rsidRPr="0071750C" w:rsidRDefault="00CD18B7" w:rsidP="00C77144">
            <w:pPr>
              <w:tabs>
                <w:tab w:val="left" w:pos="1152"/>
              </w:tabs>
              <w:jc w:val="center"/>
              <w:rPr>
                <w:sz w:val="26"/>
                <w:szCs w:val="26"/>
                <w:lang w:val="fr-FR"/>
              </w:rPr>
            </w:pPr>
            <w:r w:rsidRPr="0071750C">
              <w:rPr>
                <w:sz w:val="26"/>
                <w:szCs w:val="26"/>
                <w:lang w:val="fr-FR"/>
              </w:rPr>
              <w:t>Sơ bộ 6 tháng/sơ bộ năm/tròn năm</w:t>
            </w:r>
          </w:p>
        </w:tc>
        <w:tc>
          <w:tcPr>
            <w:tcW w:w="0" w:type="auto"/>
            <w:shd w:val="clear" w:color="auto" w:fill="FFFFFF"/>
            <w:tcMar>
              <w:top w:w="0" w:type="dxa"/>
              <w:left w:w="45" w:type="dxa"/>
              <w:bottom w:w="0" w:type="dxa"/>
              <w:right w:w="45" w:type="dxa"/>
            </w:tcMar>
            <w:vAlign w:val="center"/>
            <w:hideMark/>
          </w:tcPr>
          <w:p w14:paraId="37CA84C0" w14:textId="77777777" w:rsidR="00C77144" w:rsidRPr="0071750C" w:rsidRDefault="00C77144" w:rsidP="00C77144">
            <w:pPr>
              <w:tabs>
                <w:tab w:val="left" w:pos="1152"/>
              </w:tabs>
              <w:jc w:val="both"/>
              <w:rPr>
                <w:sz w:val="26"/>
                <w:szCs w:val="26"/>
                <w:lang w:val="fr-FR"/>
              </w:rPr>
            </w:pPr>
            <w:r w:rsidRPr="0071750C">
              <w:rPr>
                <w:sz w:val="26"/>
                <w:szCs w:val="26"/>
                <w:lang w:val="fr-FR"/>
              </w:rPr>
              <w:t>Đơn vị thuộc Bộ Tư pháp</w:t>
            </w:r>
          </w:p>
        </w:tc>
        <w:tc>
          <w:tcPr>
            <w:tcW w:w="3937" w:type="dxa"/>
            <w:shd w:val="clear" w:color="auto" w:fill="FFFFFF"/>
            <w:tcMar>
              <w:top w:w="0" w:type="dxa"/>
              <w:left w:w="45" w:type="dxa"/>
              <w:bottom w:w="0" w:type="dxa"/>
              <w:right w:w="45" w:type="dxa"/>
            </w:tcMar>
            <w:hideMark/>
          </w:tcPr>
          <w:p w14:paraId="6F539097" w14:textId="5553E909" w:rsidR="00C77144" w:rsidRPr="0071750C" w:rsidRDefault="00C77144" w:rsidP="00C77144">
            <w:pPr>
              <w:tabs>
                <w:tab w:val="left" w:pos="1152"/>
              </w:tabs>
              <w:jc w:val="both"/>
              <w:rPr>
                <w:sz w:val="26"/>
                <w:szCs w:val="26"/>
                <w:lang w:val="fr-FR"/>
              </w:rPr>
            </w:pPr>
            <w:r w:rsidRPr="0071750C">
              <w:rPr>
                <w:spacing w:val="-10"/>
                <w:sz w:val="26"/>
                <w:szCs w:val="26"/>
                <w:lang w:val="fr-FR"/>
              </w:rPr>
              <w:t>Bộ Tư pháp (Cục Kế hoạch - Tài chính)</w:t>
            </w:r>
          </w:p>
        </w:tc>
      </w:tr>
      <w:tr w:rsidR="00C77144" w:rsidRPr="0059704C" w14:paraId="7EACD9B0" w14:textId="77777777" w:rsidTr="0071750C">
        <w:trPr>
          <w:cantSplit/>
          <w:trHeight w:val="630"/>
        </w:trPr>
        <w:tc>
          <w:tcPr>
            <w:tcW w:w="0" w:type="auto"/>
            <w:shd w:val="clear" w:color="auto" w:fill="FFFFFF"/>
            <w:tcMar>
              <w:top w:w="0" w:type="dxa"/>
              <w:left w:w="45" w:type="dxa"/>
              <w:bottom w:w="0" w:type="dxa"/>
              <w:right w:w="45" w:type="dxa"/>
            </w:tcMar>
            <w:vAlign w:val="center"/>
            <w:hideMark/>
          </w:tcPr>
          <w:p w14:paraId="48125DF5" w14:textId="77777777" w:rsidR="00C77144" w:rsidRPr="0015467F" w:rsidRDefault="00C77144" w:rsidP="00C77144">
            <w:pPr>
              <w:tabs>
                <w:tab w:val="left" w:pos="1152"/>
              </w:tabs>
              <w:jc w:val="center"/>
              <w:rPr>
                <w:sz w:val="26"/>
                <w:szCs w:val="26"/>
                <w:lang w:val="en-US"/>
              </w:rPr>
            </w:pPr>
            <w:r w:rsidRPr="0015467F">
              <w:rPr>
                <w:sz w:val="26"/>
                <w:szCs w:val="26"/>
                <w:lang w:val="en-US"/>
              </w:rPr>
              <w:t>6</w:t>
            </w:r>
          </w:p>
        </w:tc>
        <w:tc>
          <w:tcPr>
            <w:tcW w:w="0" w:type="auto"/>
            <w:shd w:val="clear" w:color="auto" w:fill="FFFFFF"/>
            <w:tcMar>
              <w:top w:w="0" w:type="dxa"/>
              <w:left w:w="45" w:type="dxa"/>
              <w:bottom w:w="0" w:type="dxa"/>
              <w:right w:w="45" w:type="dxa"/>
            </w:tcMar>
            <w:vAlign w:val="center"/>
            <w:hideMark/>
          </w:tcPr>
          <w:p w14:paraId="03AB4D42" w14:textId="77777777" w:rsidR="00C77144" w:rsidRPr="0015467F" w:rsidRDefault="00C77144" w:rsidP="00C77144">
            <w:pPr>
              <w:tabs>
                <w:tab w:val="left" w:pos="1152"/>
              </w:tabs>
              <w:jc w:val="both"/>
              <w:rPr>
                <w:sz w:val="26"/>
                <w:szCs w:val="26"/>
                <w:lang w:val="en-US"/>
              </w:rPr>
            </w:pPr>
            <w:r w:rsidRPr="0015467F">
              <w:rPr>
                <w:sz w:val="26"/>
                <w:szCs w:val="26"/>
                <w:lang w:val="en-US"/>
              </w:rPr>
              <w:t>01g/TP/TĐTTHC</w:t>
            </w:r>
          </w:p>
        </w:tc>
        <w:tc>
          <w:tcPr>
            <w:tcW w:w="0" w:type="auto"/>
            <w:shd w:val="clear" w:color="auto" w:fill="FFFFFF"/>
            <w:tcMar>
              <w:top w:w="0" w:type="dxa"/>
              <w:left w:w="45" w:type="dxa"/>
              <w:bottom w:w="0" w:type="dxa"/>
              <w:right w:w="45" w:type="dxa"/>
            </w:tcMar>
            <w:vAlign w:val="center"/>
            <w:hideMark/>
          </w:tcPr>
          <w:p w14:paraId="5DBF9ADE" w14:textId="77777777" w:rsidR="00C77144" w:rsidRPr="0015467F" w:rsidRDefault="00C77144" w:rsidP="00C77144">
            <w:pPr>
              <w:tabs>
                <w:tab w:val="left" w:pos="1152"/>
              </w:tabs>
              <w:jc w:val="both"/>
              <w:rPr>
                <w:sz w:val="26"/>
                <w:szCs w:val="26"/>
                <w:lang w:val="en-US"/>
              </w:rPr>
            </w:pPr>
            <w:r w:rsidRPr="0015467F">
              <w:rPr>
                <w:sz w:val="26"/>
                <w:szCs w:val="26"/>
                <w:lang w:val="en-US"/>
              </w:rPr>
              <w:t>Số TTHC tại DT VBQPPL đã được Bộ Tư pháp thẩm định</w:t>
            </w:r>
          </w:p>
        </w:tc>
        <w:tc>
          <w:tcPr>
            <w:tcW w:w="1491" w:type="dxa"/>
            <w:shd w:val="clear" w:color="auto" w:fill="FFFFFF"/>
            <w:tcMar>
              <w:top w:w="0" w:type="dxa"/>
              <w:left w:w="45" w:type="dxa"/>
              <w:bottom w:w="0" w:type="dxa"/>
              <w:right w:w="45" w:type="dxa"/>
            </w:tcMar>
            <w:vAlign w:val="center"/>
            <w:hideMark/>
          </w:tcPr>
          <w:p w14:paraId="1AA511D7" w14:textId="5427EE3D" w:rsidR="00C77144" w:rsidRPr="0015467F" w:rsidRDefault="00CD18B7" w:rsidP="00C77144">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49AA1AC1" w14:textId="77777777" w:rsidR="00C77144" w:rsidRPr="0015467F" w:rsidRDefault="00C77144" w:rsidP="00C77144">
            <w:pPr>
              <w:tabs>
                <w:tab w:val="left" w:pos="1152"/>
              </w:tabs>
              <w:jc w:val="both"/>
              <w:rPr>
                <w:sz w:val="26"/>
                <w:szCs w:val="26"/>
                <w:lang w:val="en-US"/>
              </w:rPr>
            </w:pPr>
            <w:r w:rsidRPr="0015467F">
              <w:rPr>
                <w:sz w:val="26"/>
                <w:szCs w:val="26"/>
                <w:lang w:val="en-US"/>
              </w:rPr>
              <w:t>Vụ Công tác xây dựng VBQPPL, Bộ Tư pháp</w:t>
            </w:r>
          </w:p>
        </w:tc>
        <w:tc>
          <w:tcPr>
            <w:tcW w:w="3937" w:type="dxa"/>
            <w:shd w:val="clear" w:color="auto" w:fill="FFFFFF"/>
            <w:tcMar>
              <w:top w:w="0" w:type="dxa"/>
              <w:left w:w="45" w:type="dxa"/>
              <w:bottom w:w="0" w:type="dxa"/>
              <w:right w:w="45" w:type="dxa"/>
            </w:tcMar>
            <w:hideMark/>
          </w:tcPr>
          <w:p w14:paraId="1DD13A0D" w14:textId="0F1FECA4" w:rsidR="00C77144" w:rsidRPr="0015467F" w:rsidRDefault="00C77144" w:rsidP="00C77144">
            <w:pPr>
              <w:tabs>
                <w:tab w:val="left" w:pos="1152"/>
              </w:tabs>
              <w:jc w:val="both"/>
              <w:rPr>
                <w:sz w:val="26"/>
                <w:szCs w:val="26"/>
                <w:lang w:val="en-US"/>
              </w:rPr>
            </w:pPr>
            <w:r w:rsidRPr="000E6BBD">
              <w:rPr>
                <w:spacing w:val="-10"/>
                <w:sz w:val="26"/>
                <w:szCs w:val="26"/>
                <w:lang w:val="en-US"/>
              </w:rPr>
              <w:t>Bộ Tư pháp (Cục Kế hoạch - Tài chính)</w:t>
            </w:r>
          </w:p>
        </w:tc>
      </w:tr>
      <w:tr w:rsidR="00C77144" w:rsidRPr="0059704C" w14:paraId="283DF9DE" w14:textId="77777777" w:rsidTr="0071750C">
        <w:trPr>
          <w:cantSplit/>
          <w:trHeight w:val="630"/>
        </w:trPr>
        <w:tc>
          <w:tcPr>
            <w:tcW w:w="0" w:type="auto"/>
            <w:shd w:val="clear" w:color="auto" w:fill="FFFFFF"/>
            <w:tcMar>
              <w:top w:w="0" w:type="dxa"/>
              <w:left w:w="45" w:type="dxa"/>
              <w:bottom w:w="0" w:type="dxa"/>
              <w:right w:w="45" w:type="dxa"/>
            </w:tcMar>
            <w:vAlign w:val="center"/>
            <w:hideMark/>
          </w:tcPr>
          <w:p w14:paraId="48283464" w14:textId="77777777" w:rsidR="00C77144" w:rsidRPr="0015467F" w:rsidRDefault="00C77144" w:rsidP="00C77144">
            <w:pPr>
              <w:tabs>
                <w:tab w:val="left" w:pos="1152"/>
              </w:tabs>
              <w:jc w:val="center"/>
              <w:rPr>
                <w:sz w:val="26"/>
                <w:szCs w:val="26"/>
                <w:lang w:val="en-US"/>
              </w:rPr>
            </w:pPr>
            <w:r w:rsidRPr="0015467F">
              <w:rPr>
                <w:sz w:val="26"/>
                <w:szCs w:val="26"/>
                <w:lang w:val="en-US"/>
              </w:rPr>
              <w:t>7</w:t>
            </w:r>
          </w:p>
        </w:tc>
        <w:tc>
          <w:tcPr>
            <w:tcW w:w="0" w:type="auto"/>
            <w:shd w:val="clear" w:color="auto" w:fill="FFFFFF"/>
            <w:tcMar>
              <w:top w:w="0" w:type="dxa"/>
              <w:left w:w="45" w:type="dxa"/>
              <w:bottom w:w="0" w:type="dxa"/>
              <w:right w:w="45" w:type="dxa"/>
            </w:tcMar>
            <w:vAlign w:val="center"/>
            <w:hideMark/>
          </w:tcPr>
          <w:p w14:paraId="496EB91E" w14:textId="77777777" w:rsidR="00C77144" w:rsidRPr="0015467F" w:rsidRDefault="00C77144" w:rsidP="00C77144">
            <w:pPr>
              <w:tabs>
                <w:tab w:val="left" w:pos="1152"/>
              </w:tabs>
              <w:jc w:val="both"/>
              <w:rPr>
                <w:sz w:val="26"/>
                <w:szCs w:val="26"/>
                <w:lang w:val="en-US"/>
              </w:rPr>
            </w:pPr>
            <w:r w:rsidRPr="0015467F">
              <w:rPr>
                <w:sz w:val="26"/>
                <w:szCs w:val="26"/>
                <w:lang w:val="en-US"/>
              </w:rPr>
              <w:t>02a/TP/KTTTQ</w:t>
            </w:r>
          </w:p>
        </w:tc>
        <w:tc>
          <w:tcPr>
            <w:tcW w:w="0" w:type="auto"/>
            <w:shd w:val="clear" w:color="auto" w:fill="FFFFFF"/>
            <w:tcMar>
              <w:top w:w="0" w:type="dxa"/>
              <w:left w:w="45" w:type="dxa"/>
              <w:bottom w:w="0" w:type="dxa"/>
              <w:right w:w="45" w:type="dxa"/>
            </w:tcMar>
            <w:vAlign w:val="center"/>
            <w:hideMark/>
          </w:tcPr>
          <w:p w14:paraId="37C0971B" w14:textId="10A2ECCB" w:rsidR="00C77144" w:rsidRPr="0015467F" w:rsidRDefault="00C77144" w:rsidP="00C77144">
            <w:pPr>
              <w:tabs>
                <w:tab w:val="left" w:pos="1152"/>
              </w:tabs>
              <w:jc w:val="both"/>
              <w:rPr>
                <w:sz w:val="26"/>
                <w:szCs w:val="26"/>
                <w:lang w:val="en-US"/>
              </w:rPr>
            </w:pPr>
            <w:r w:rsidRPr="0015467F">
              <w:rPr>
                <w:sz w:val="26"/>
                <w:szCs w:val="26"/>
                <w:lang w:val="en-US"/>
              </w:rPr>
              <w:t>Kết quả kiểm tra, xử lý văn bản theo thẩm quyền trên địa bàn tỉnh</w:t>
            </w:r>
            <w:r w:rsidR="003F6DFE">
              <w:rPr>
                <w:sz w:val="26"/>
                <w:szCs w:val="26"/>
                <w:lang w:val="en-US"/>
              </w:rPr>
              <w:t>/thành phố</w:t>
            </w:r>
          </w:p>
        </w:tc>
        <w:tc>
          <w:tcPr>
            <w:tcW w:w="1491" w:type="dxa"/>
            <w:shd w:val="clear" w:color="auto" w:fill="FFFFFF"/>
            <w:tcMar>
              <w:top w:w="0" w:type="dxa"/>
              <w:left w:w="45" w:type="dxa"/>
              <w:bottom w:w="0" w:type="dxa"/>
              <w:right w:w="45" w:type="dxa"/>
            </w:tcMar>
            <w:vAlign w:val="center"/>
            <w:hideMark/>
          </w:tcPr>
          <w:p w14:paraId="7271AD2A" w14:textId="3C727525" w:rsidR="00C77144" w:rsidRPr="0015467F" w:rsidRDefault="00CD18B7" w:rsidP="00C77144">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0E0D139B" w14:textId="77777777" w:rsidR="00C77144" w:rsidRPr="0015467F" w:rsidRDefault="00C77144" w:rsidP="00C77144">
            <w:pPr>
              <w:tabs>
                <w:tab w:val="left" w:pos="1152"/>
              </w:tabs>
              <w:jc w:val="both"/>
              <w:rPr>
                <w:sz w:val="26"/>
                <w:szCs w:val="26"/>
                <w:lang w:val="en-US"/>
              </w:rPr>
            </w:pPr>
            <w:r w:rsidRPr="0015467F">
              <w:rPr>
                <w:sz w:val="26"/>
                <w:szCs w:val="26"/>
                <w:lang w:val="en-US"/>
              </w:rPr>
              <w:t xml:space="preserve">Sở Tư pháp </w:t>
            </w:r>
          </w:p>
        </w:tc>
        <w:tc>
          <w:tcPr>
            <w:tcW w:w="3937" w:type="dxa"/>
            <w:shd w:val="clear" w:color="auto" w:fill="FFFFFF"/>
            <w:tcMar>
              <w:top w:w="0" w:type="dxa"/>
              <w:left w:w="45" w:type="dxa"/>
              <w:bottom w:w="0" w:type="dxa"/>
              <w:right w:w="45" w:type="dxa"/>
            </w:tcMar>
            <w:hideMark/>
          </w:tcPr>
          <w:p w14:paraId="26B5D1CA" w14:textId="56C61868" w:rsidR="00C77144" w:rsidRPr="0015467F" w:rsidRDefault="00C77144" w:rsidP="00C77144">
            <w:pPr>
              <w:tabs>
                <w:tab w:val="left" w:pos="1152"/>
              </w:tabs>
              <w:jc w:val="both"/>
              <w:rPr>
                <w:sz w:val="26"/>
                <w:szCs w:val="26"/>
                <w:lang w:val="en-US"/>
              </w:rPr>
            </w:pPr>
            <w:r w:rsidRPr="000E6BBD">
              <w:rPr>
                <w:spacing w:val="-10"/>
                <w:sz w:val="26"/>
                <w:szCs w:val="26"/>
                <w:lang w:val="en-US"/>
              </w:rPr>
              <w:t>Bộ Tư pháp (Cục Kế hoạch - Tài chính)</w:t>
            </w:r>
          </w:p>
        </w:tc>
      </w:tr>
      <w:tr w:rsidR="00C77144" w:rsidRPr="0059704C" w14:paraId="37989720" w14:textId="77777777" w:rsidTr="0071750C">
        <w:trPr>
          <w:cantSplit/>
          <w:trHeight w:val="1170"/>
        </w:trPr>
        <w:tc>
          <w:tcPr>
            <w:tcW w:w="0" w:type="auto"/>
            <w:shd w:val="clear" w:color="auto" w:fill="FFFFFF"/>
            <w:tcMar>
              <w:top w:w="0" w:type="dxa"/>
              <w:left w:w="45" w:type="dxa"/>
              <w:bottom w:w="0" w:type="dxa"/>
              <w:right w:w="45" w:type="dxa"/>
            </w:tcMar>
            <w:vAlign w:val="center"/>
            <w:hideMark/>
          </w:tcPr>
          <w:p w14:paraId="6CA77810" w14:textId="77777777" w:rsidR="00C77144" w:rsidRPr="0015467F" w:rsidRDefault="00C77144" w:rsidP="00C77144">
            <w:pPr>
              <w:tabs>
                <w:tab w:val="left" w:pos="1152"/>
              </w:tabs>
              <w:jc w:val="center"/>
              <w:rPr>
                <w:sz w:val="26"/>
                <w:szCs w:val="26"/>
                <w:lang w:val="en-US"/>
              </w:rPr>
            </w:pPr>
            <w:r w:rsidRPr="0015467F">
              <w:rPr>
                <w:sz w:val="26"/>
                <w:szCs w:val="26"/>
                <w:lang w:val="en-US"/>
              </w:rPr>
              <w:t>8</w:t>
            </w:r>
          </w:p>
        </w:tc>
        <w:tc>
          <w:tcPr>
            <w:tcW w:w="0" w:type="auto"/>
            <w:shd w:val="clear" w:color="auto" w:fill="FFFFFF"/>
            <w:tcMar>
              <w:top w:w="0" w:type="dxa"/>
              <w:left w:w="45" w:type="dxa"/>
              <w:bottom w:w="0" w:type="dxa"/>
              <w:right w:w="45" w:type="dxa"/>
            </w:tcMar>
            <w:vAlign w:val="center"/>
            <w:hideMark/>
          </w:tcPr>
          <w:p w14:paraId="6FB5E36A" w14:textId="77777777" w:rsidR="00C77144" w:rsidRPr="0015467F" w:rsidRDefault="00C77144" w:rsidP="00C77144">
            <w:pPr>
              <w:tabs>
                <w:tab w:val="left" w:pos="1152"/>
              </w:tabs>
              <w:jc w:val="both"/>
              <w:rPr>
                <w:sz w:val="26"/>
                <w:szCs w:val="26"/>
                <w:lang w:val="en-US"/>
              </w:rPr>
            </w:pPr>
            <w:r w:rsidRPr="0015467F">
              <w:rPr>
                <w:sz w:val="26"/>
                <w:szCs w:val="26"/>
                <w:lang w:val="en-US"/>
              </w:rPr>
              <w:t>02b/TP/KTTTQ</w:t>
            </w:r>
          </w:p>
        </w:tc>
        <w:tc>
          <w:tcPr>
            <w:tcW w:w="0" w:type="auto"/>
            <w:shd w:val="clear" w:color="auto" w:fill="FFFFFF"/>
            <w:tcMar>
              <w:top w:w="0" w:type="dxa"/>
              <w:left w:w="45" w:type="dxa"/>
              <w:bottom w:w="0" w:type="dxa"/>
              <w:right w:w="45" w:type="dxa"/>
            </w:tcMar>
            <w:vAlign w:val="center"/>
            <w:hideMark/>
          </w:tcPr>
          <w:p w14:paraId="2FE23F09" w14:textId="77777777" w:rsidR="00C77144" w:rsidRPr="0015467F" w:rsidRDefault="00C77144" w:rsidP="00C77144">
            <w:pPr>
              <w:tabs>
                <w:tab w:val="left" w:pos="1152"/>
              </w:tabs>
              <w:jc w:val="both"/>
              <w:rPr>
                <w:sz w:val="26"/>
                <w:szCs w:val="26"/>
                <w:lang w:val="en-US"/>
              </w:rPr>
            </w:pPr>
            <w:r w:rsidRPr="0015467F">
              <w:rPr>
                <w:sz w:val="26"/>
                <w:szCs w:val="26"/>
                <w:lang w:val="en-US"/>
              </w:rPr>
              <w:t>Kết quả kiểm tra, xử lý văn bản theo thẩm quyền tại các bộ, cơ quan ngang bộ</w:t>
            </w:r>
          </w:p>
        </w:tc>
        <w:tc>
          <w:tcPr>
            <w:tcW w:w="1491" w:type="dxa"/>
            <w:shd w:val="clear" w:color="auto" w:fill="FFFFFF"/>
            <w:tcMar>
              <w:top w:w="0" w:type="dxa"/>
              <w:left w:w="45" w:type="dxa"/>
              <w:bottom w:w="0" w:type="dxa"/>
              <w:right w:w="45" w:type="dxa"/>
            </w:tcMar>
            <w:vAlign w:val="center"/>
            <w:hideMark/>
          </w:tcPr>
          <w:p w14:paraId="15991AE8" w14:textId="0917F725" w:rsidR="00C77144" w:rsidRPr="0015467F" w:rsidRDefault="00CD18B7" w:rsidP="00C77144">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3FE43D48" w14:textId="77777777" w:rsidR="00967C23" w:rsidRDefault="00C77144" w:rsidP="00C77144">
            <w:pPr>
              <w:tabs>
                <w:tab w:val="left" w:pos="1152"/>
              </w:tabs>
              <w:jc w:val="both"/>
              <w:rPr>
                <w:sz w:val="26"/>
                <w:szCs w:val="26"/>
                <w:lang w:val="en-US"/>
              </w:rPr>
            </w:pPr>
            <w:r w:rsidRPr="0015467F">
              <w:rPr>
                <w:sz w:val="26"/>
                <w:szCs w:val="26"/>
                <w:lang w:val="en-US"/>
              </w:rPr>
              <w:t>- Bộ/cơ quan ngang Bộ</w:t>
            </w:r>
          </w:p>
          <w:p w14:paraId="2DA9F991" w14:textId="1061C308" w:rsidR="00C77144" w:rsidRPr="0015467F" w:rsidRDefault="00967C23" w:rsidP="00967C23">
            <w:pPr>
              <w:tabs>
                <w:tab w:val="left" w:pos="1152"/>
              </w:tabs>
              <w:jc w:val="both"/>
              <w:rPr>
                <w:sz w:val="26"/>
                <w:szCs w:val="26"/>
                <w:lang w:val="en-US"/>
              </w:rPr>
            </w:pPr>
            <w:r w:rsidRPr="0015467F">
              <w:rPr>
                <w:sz w:val="26"/>
                <w:szCs w:val="26"/>
                <w:lang w:val="en-US"/>
              </w:rPr>
              <w:t>- Cục Kiểm tra văn bản và Quản lý XLVPHC (Bộ Tư pháp)</w:t>
            </w:r>
          </w:p>
        </w:tc>
        <w:tc>
          <w:tcPr>
            <w:tcW w:w="3937" w:type="dxa"/>
            <w:shd w:val="clear" w:color="auto" w:fill="FFFFFF"/>
            <w:tcMar>
              <w:top w:w="0" w:type="dxa"/>
              <w:left w:w="45" w:type="dxa"/>
              <w:bottom w:w="0" w:type="dxa"/>
              <w:right w:w="45" w:type="dxa"/>
            </w:tcMar>
            <w:hideMark/>
          </w:tcPr>
          <w:p w14:paraId="6CD80DDC" w14:textId="08A33CE7" w:rsidR="00C77144" w:rsidRPr="0015467F" w:rsidRDefault="00C77144" w:rsidP="00C77144">
            <w:pPr>
              <w:tabs>
                <w:tab w:val="left" w:pos="1152"/>
              </w:tabs>
              <w:jc w:val="both"/>
              <w:rPr>
                <w:sz w:val="26"/>
                <w:szCs w:val="26"/>
                <w:lang w:val="en-US"/>
              </w:rPr>
            </w:pPr>
            <w:r w:rsidRPr="000E6BBD">
              <w:rPr>
                <w:spacing w:val="-10"/>
                <w:sz w:val="26"/>
                <w:szCs w:val="26"/>
                <w:lang w:val="en-US"/>
              </w:rPr>
              <w:t>Bộ Tư pháp (Cục Kế hoạch - Tài chính)</w:t>
            </w:r>
          </w:p>
        </w:tc>
      </w:tr>
      <w:tr w:rsidR="00655873" w:rsidRPr="0059704C" w14:paraId="0721DF75" w14:textId="77777777" w:rsidTr="0071750C">
        <w:trPr>
          <w:cantSplit/>
          <w:trHeight w:val="945"/>
        </w:trPr>
        <w:tc>
          <w:tcPr>
            <w:tcW w:w="0" w:type="auto"/>
            <w:shd w:val="clear" w:color="auto" w:fill="FFFFFF"/>
            <w:tcMar>
              <w:top w:w="0" w:type="dxa"/>
              <w:left w:w="45" w:type="dxa"/>
              <w:bottom w:w="0" w:type="dxa"/>
              <w:right w:w="45" w:type="dxa"/>
            </w:tcMar>
            <w:vAlign w:val="center"/>
            <w:hideMark/>
          </w:tcPr>
          <w:p w14:paraId="73EA772C" w14:textId="77777777" w:rsidR="0059704C" w:rsidRPr="0015467F" w:rsidRDefault="0059704C" w:rsidP="006701F6">
            <w:pPr>
              <w:tabs>
                <w:tab w:val="left" w:pos="1152"/>
              </w:tabs>
              <w:jc w:val="center"/>
              <w:rPr>
                <w:sz w:val="26"/>
                <w:szCs w:val="26"/>
                <w:lang w:val="en-US"/>
              </w:rPr>
            </w:pPr>
            <w:r w:rsidRPr="0015467F">
              <w:rPr>
                <w:sz w:val="26"/>
                <w:szCs w:val="26"/>
                <w:lang w:val="en-US"/>
              </w:rPr>
              <w:t>9</w:t>
            </w:r>
          </w:p>
        </w:tc>
        <w:tc>
          <w:tcPr>
            <w:tcW w:w="0" w:type="auto"/>
            <w:shd w:val="clear" w:color="auto" w:fill="FFFFFF"/>
            <w:tcMar>
              <w:top w:w="0" w:type="dxa"/>
              <w:left w:w="45" w:type="dxa"/>
              <w:bottom w:w="0" w:type="dxa"/>
              <w:right w:w="45" w:type="dxa"/>
            </w:tcMar>
            <w:vAlign w:val="center"/>
            <w:hideMark/>
          </w:tcPr>
          <w:p w14:paraId="04EAB6F1" w14:textId="77777777" w:rsidR="0059704C" w:rsidRPr="0015467F" w:rsidRDefault="0059704C" w:rsidP="0015467F">
            <w:pPr>
              <w:tabs>
                <w:tab w:val="left" w:pos="1152"/>
              </w:tabs>
              <w:jc w:val="both"/>
              <w:rPr>
                <w:sz w:val="26"/>
                <w:szCs w:val="26"/>
                <w:lang w:val="en-US"/>
              </w:rPr>
            </w:pPr>
            <w:r w:rsidRPr="0015467F">
              <w:rPr>
                <w:sz w:val="26"/>
                <w:szCs w:val="26"/>
                <w:lang w:val="en-US"/>
              </w:rPr>
              <w:t>03a/TP/RSVB</w:t>
            </w:r>
          </w:p>
        </w:tc>
        <w:tc>
          <w:tcPr>
            <w:tcW w:w="0" w:type="auto"/>
            <w:shd w:val="clear" w:color="auto" w:fill="FFFFFF"/>
            <w:tcMar>
              <w:top w:w="0" w:type="dxa"/>
              <w:left w:w="45" w:type="dxa"/>
              <w:bottom w:w="0" w:type="dxa"/>
              <w:right w:w="45" w:type="dxa"/>
            </w:tcMar>
            <w:vAlign w:val="center"/>
            <w:hideMark/>
          </w:tcPr>
          <w:p w14:paraId="3B78FB04" w14:textId="77777777" w:rsidR="0059704C" w:rsidRPr="0015467F" w:rsidRDefault="0059704C" w:rsidP="0015467F">
            <w:pPr>
              <w:tabs>
                <w:tab w:val="left" w:pos="1152"/>
              </w:tabs>
              <w:jc w:val="both"/>
              <w:rPr>
                <w:sz w:val="26"/>
                <w:szCs w:val="26"/>
                <w:lang w:val="en-US"/>
              </w:rPr>
            </w:pPr>
            <w:r w:rsidRPr="0015467F">
              <w:rPr>
                <w:sz w:val="26"/>
                <w:szCs w:val="26"/>
                <w:lang w:val="en-US"/>
              </w:rPr>
              <w:t>Kết quả rà soát văn bản quy phạm pháp luật theo căn cứ là văn bản trên địa bàn cấp xã</w:t>
            </w:r>
          </w:p>
        </w:tc>
        <w:tc>
          <w:tcPr>
            <w:tcW w:w="1491" w:type="dxa"/>
            <w:shd w:val="clear" w:color="auto" w:fill="FFFFFF"/>
            <w:tcMar>
              <w:top w:w="0" w:type="dxa"/>
              <w:left w:w="45" w:type="dxa"/>
              <w:bottom w:w="0" w:type="dxa"/>
              <w:right w:w="45" w:type="dxa"/>
            </w:tcMar>
            <w:vAlign w:val="center"/>
            <w:hideMark/>
          </w:tcPr>
          <w:p w14:paraId="2B429C86" w14:textId="48FF6293"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357B92E1" w14:textId="77777777" w:rsidR="0059704C" w:rsidRPr="0015467F" w:rsidRDefault="0059704C" w:rsidP="0015467F">
            <w:pPr>
              <w:tabs>
                <w:tab w:val="left" w:pos="1152"/>
              </w:tabs>
              <w:jc w:val="both"/>
              <w:rPr>
                <w:sz w:val="26"/>
                <w:szCs w:val="26"/>
                <w:lang w:val="en-US"/>
              </w:rPr>
            </w:pPr>
            <w:r w:rsidRPr="0015467F">
              <w:rPr>
                <w:sz w:val="26"/>
                <w:szCs w:val="26"/>
                <w:lang w:val="en-US"/>
              </w:rPr>
              <w:t>UBND xã/phường/đặc khu</w:t>
            </w:r>
          </w:p>
        </w:tc>
        <w:tc>
          <w:tcPr>
            <w:tcW w:w="3937" w:type="dxa"/>
            <w:shd w:val="clear" w:color="auto" w:fill="FFFFFF"/>
            <w:tcMar>
              <w:top w:w="0" w:type="dxa"/>
              <w:left w:w="45" w:type="dxa"/>
              <w:bottom w:w="0" w:type="dxa"/>
              <w:right w:w="45" w:type="dxa"/>
            </w:tcMar>
            <w:vAlign w:val="center"/>
            <w:hideMark/>
          </w:tcPr>
          <w:p w14:paraId="60BE7F2E"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Sở Tư pháp </w:t>
            </w:r>
          </w:p>
        </w:tc>
      </w:tr>
      <w:tr w:rsidR="00C77144" w:rsidRPr="0059704C" w14:paraId="0A1B4721" w14:textId="77777777" w:rsidTr="0071750C">
        <w:trPr>
          <w:cantSplit/>
          <w:trHeight w:val="1005"/>
        </w:trPr>
        <w:tc>
          <w:tcPr>
            <w:tcW w:w="0" w:type="auto"/>
            <w:shd w:val="clear" w:color="auto" w:fill="FFFFFF"/>
            <w:tcMar>
              <w:top w:w="0" w:type="dxa"/>
              <w:left w:w="45" w:type="dxa"/>
              <w:bottom w:w="0" w:type="dxa"/>
              <w:right w:w="45" w:type="dxa"/>
            </w:tcMar>
            <w:vAlign w:val="center"/>
            <w:hideMark/>
          </w:tcPr>
          <w:p w14:paraId="39863384" w14:textId="77777777" w:rsidR="00C77144" w:rsidRPr="0015467F" w:rsidRDefault="00C77144" w:rsidP="00C77144">
            <w:pPr>
              <w:tabs>
                <w:tab w:val="left" w:pos="1152"/>
              </w:tabs>
              <w:jc w:val="center"/>
              <w:rPr>
                <w:sz w:val="26"/>
                <w:szCs w:val="26"/>
                <w:lang w:val="en-US"/>
              </w:rPr>
            </w:pPr>
            <w:r w:rsidRPr="0015467F">
              <w:rPr>
                <w:sz w:val="26"/>
                <w:szCs w:val="26"/>
                <w:lang w:val="en-US"/>
              </w:rPr>
              <w:t>10</w:t>
            </w:r>
          </w:p>
        </w:tc>
        <w:tc>
          <w:tcPr>
            <w:tcW w:w="0" w:type="auto"/>
            <w:shd w:val="clear" w:color="auto" w:fill="FFFFFF"/>
            <w:tcMar>
              <w:top w:w="0" w:type="dxa"/>
              <w:left w:w="45" w:type="dxa"/>
              <w:bottom w:w="0" w:type="dxa"/>
              <w:right w:w="45" w:type="dxa"/>
            </w:tcMar>
            <w:vAlign w:val="center"/>
            <w:hideMark/>
          </w:tcPr>
          <w:p w14:paraId="6C7328A4" w14:textId="77777777" w:rsidR="00C77144" w:rsidRPr="0015467F" w:rsidRDefault="00C77144" w:rsidP="00C77144">
            <w:pPr>
              <w:tabs>
                <w:tab w:val="left" w:pos="1152"/>
              </w:tabs>
              <w:jc w:val="both"/>
              <w:rPr>
                <w:sz w:val="26"/>
                <w:szCs w:val="26"/>
                <w:lang w:val="en-US"/>
              </w:rPr>
            </w:pPr>
            <w:r w:rsidRPr="0015467F">
              <w:rPr>
                <w:sz w:val="26"/>
                <w:szCs w:val="26"/>
                <w:lang w:val="en-US"/>
              </w:rPr>
              <w:t>03b/TP/RSVB</w:t>
            </w:r>
          </w:p>
        </w:tc>
        <w:tc>
          <w:tcPr>
            <w:tcW w:w="0" w:type="auto"/>
            <w:shd w:val="clear" w:color="auto" w:fill="FFFFFF"/>
            <w:tcMar>
              <w:top w:w="0" w:type="dxa"/>
              <w:left w:w="45" w:type="dxa"/>
              <w:bottom w:w="0" w:type="dxa"/>
              <w:right w:w="45" w:type="dxa"/>
            </w:tcMar>
            <w:vAlign w:val="center"/>
            <w:hideMark/>
          </w:tcPr>
          <w:p w14:paraId="18EB05AE" w14:textId="77777777" w:rsidR="00C77144" w:rsidRPr="0015467F" w:rsidRDefault="00C77144" w:rsidP="00C77144">
            <w:pPr>
              <w:tabs>
                <w:tab w:val="left" w:pos="1152"/>
              </w:tabs>
              <w:jc w:val="both"/>
              <w:rPr>
                <w:sz w:val="26"/>
                <w:szCs w:val="26"/>
                <w:lang w:val="en-US"/>
              </w:rPr>
            </w:pPr>
            <w:r w:rsidRPr="0015467F">
              <w:rPr>
                <w:sz w:val="26"/>
                <w:szCs w:val="26"/>
                <w:lang w:val="en-US"/>
              </w:rPr>
              <w:t>Kết quả rà soát văn bản quy phạm pháp luật theo căn cứ là văn bản trên địa bàn tỉnh/thành phố</w:t>
            </w:r>
          </w:p>
        </w:tc>
        <w:tc>
          <w:tcPr>
            <w:tcW w:w="1491" w:type="dxa"/>
            <w:shd w:val="clear" w:color="auto" w:fill="FFFFFF"/>
            <w:tcMar>
              <w:top w:w="0" w:type="dxa"/>
              <w:left w:w="45" w:type="dxa"/>
              <w:bottom w:w="0" w:type="dxa"/>
              <w:right w:w="45" w:type="dxa"/>
            </w:tcMar>
            <w:vAlign w:val="center"/>
            <w:hideMark/>
          </w:tcPr>
          <w:p w14:paraId="0B459F7C" w14:textId="7912B699" w:rsidR="00C77144" w:rsidRPr="0015467F" w:rsidRDefault="00A27CA6" w:rsidP="00C77144">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0903FF2A" w14:textId="77777777" w:rsidR="00C77144" w:rsidRPr="0015467F" w:rsidRDefault="00C77144" w:rsidP="00C77144">
            <w:pPr>
              <w:tabs>
                <w:tab w:val="left" w:pos="1152"/>
              </w:tabs>
              <w:jc w:val="both"/>
              <w:rPr>
                <w:sz w:val="26"/>
                <w:szCs w:val="26"/>
                <w:lang w:val="en-US"/>
              </w:rPr>
            </w:pPr>
            <w:r w:rsidRPr="0015467F">
              <w:rPr>
                <w:sz w:val="26"/>
                <w:szCs w:val="26"/>
                <w:lang w:val="en-US"/>
              </w:rPr>
              <w:t xml:space="preserve">Sở Tư pháp </w:t>
            </w:r>
          </w:p>
        </w:tc>
        <w:tc>
          <w:tcPr>
            <w:tcW w:w="3937" w:type="dxa"/>
            <w:shd w:val="clear" w:color="auto" w:fill="FFFFFF"/>
            <w:tcMar>
              <w:top w:w="0" w:type="dxa"/>
              <w:left w:w="45" w:type="dxa"/>
              <w:bottom w:w="0" w:type="dxa"/>
              <w:right w:w="45" w:type="dxa"/>
            </w:tcMar>
            <w:hideMark/>
          </w:tcPr>
          <w:p w14:paraId="79609AB0" w14:textId="12ED84AA" w:rsidR="00C77144" w:rsidRPr="0015467F" w:rsidRDefault="00C77144" w:rsidP="00C77144">
            <w:pPr>
              <w:tabs>
                <w:tab w:val="left" w:pos="1152"/>
              </w:tabs>
              <w:jc w:val="both"/>
              <w:rPr>
                <w:sz w:val="26"/>
                <w:szCs w:val="26"/>
                <w:lang w:val="en-US"/>
              </w:rPr>
            </w:pPr>
            <w:r w:rsidRPr="00C47D00">
              <w:rPr>
                <w:spacing w:val="-10"/>
                <w:sz w:val="26"/>
                <w:szCs w:val="26"/>
                <w:lang w:val="en-US"/>
              </w:rPr>
              <w:t>Bộ Tư pháp (Cục Kế hoạch - Tài chính)</w:t>
            </w:r>
          </w:p>
        </w:tc>
      </w:tr>
      <w:tr w:rsidR="00C77144" w:rsidRPr="0059704C" w14:paraId="5886BAA9" w14:textId="77777777" w:rsidTr="0071750C">
        <w:trPr>
          <w:cantSplit/>
          <w:trHeight w:val="960"/>
        </w:trPr>
        <w:tc>
          <w:tcPr>
            <w:tcW w:w="0" w:type="auto"/>
            <w:shd w:val="clear" w:color="auto" w:fill="FFFFFF"/>
            <w:tcMar>
              <w:top w:w="0" w:type="dxa"/>
              <w:left w:w="45" w:type="dxa"/>
              <w:bottom w:w="0" w:type="dxa"/>
              <w:right w:w="45" w:type="dxa"/>
            </w:tcMar>
            <w:vAlign w:val="center"/>
            <w:hideMark/>
          </w:tcPr>
          <w:p w14:paraId="538473C3" w14:textId="77777777" w:rsidR="00C77144" w:rsidRPr="0015467F" w:rsidRDefault="00C77144" w:rsidP="00C77144">
            <w:pPr>
              <w:tabs>
                <w:tab w:val="left" w:pos="1152"/>
              </w:tabs>
              <w:jc w:val="center"/>
              <w:rPr>
                <w:sz w:val="26"/>
                <w:szCs w:val="26"/>
                <w:lang w:val="en-US"/>
              </w:rPr>
            </w:pPr>
            <w:r w:rsidRPr="0015467F">
              <w:rPr>
                <w:sz w:val="26"/>
                <w:szCs w:val="26"/>
                <w:lang w:val="en-US"/>
              </w:rPr>
              <w:t>11</w:t>
            </w:r>
          </w:p>
        </w:tc>
        <w:tc>
          <w:tcPr>
            <w:tcW w:w="0" w:type="auto"/>
            <w:shd w:val="clear" w:color="auto" w:fill="FFFFFF"/>
            <w:tcMar>
              <w:top w:w="0" w:type="dxa"/>
              <w:left w:w="45" w:type="dxa"/>
              <w:bottom w:w="0" w:type="dxa"/>
              <w:right w:w="45" w:type="dxa"/>
            </w:tcMar>
            <w:vAlign w:val="center"/>
            <w:hideMark/>
          </w:tcPr>
          <w:p w14:paraId="1B59D137" w14:textId="77777777" w:rsidR="00C77144" w:rsidRPr="0015467F" w:rsidRDefault="00C77144" w:rsidP="00C77144">
            <w:pPr>
              <w:tabs>
                <w:tab w:val="left" w:pos="1152"/>
              </w:tabs>
              <w:jc w:val="both"/>
              <w:rPr>
                <w:sz w:val="26"/>
                <w:szCs w:val="26"/>
                <w:lang w:val="en-US"/>
              </w:rPr>
            </w:pPr>
            <w:r w:rsidRPr="0015467F">
              <w:rPr>
                <w:sz w:val="26"/>
                <w:szCs w:val="26"/>
                <w:lang w:val="en-US"/>
              </w:rPr>
              <w:t>03c/TP/RSVB</w:t>
            </w:r>
          </w:p>
        </w:tc>
        <w:tc>
          <w:tcPr>
            <w:tcW w:w="0" w:type="auto"/>
            <w:shd w:val="clear" w:color="auto" w:fill="FFFFFF"/>
            <w:tcMar>
              <w:top w:w="0" w:type="dxa"/>
              <w:left w:w="45" w:type="dxa"/>
              <w:bottom w:w="0" w:type="dxa"/>
              <w:right w:w="45" w:type="dxa"/>
            </w:tcMar>
            <w:vAlign w:val="center"/>
            <w:hideMark/>
          </w:tcPr>
          <w:p w14:paraId="5FBBE87F" w14:textId="77777777" w:rsidR="00C77144" w:rsidRPr="0015467F" w:rsidRDefault="00C77144" w:rsidP="00C77144">
            <w:pPr>
              <w:tabs>
                <w:tab w:val="left" w:pos="1152"/>
              </w:tabs>
              <w:jc w:val="both"/>
              <w:rPr>
                <w:sz w:val="26"/>
                <w:szCs w:val="26"/>
                <w:lang w:val="en-US"/>
              </w:rPr>
            </w:pPr>
            <w:r w:rsidRPr="0015467F">
              <w:rPr>
                <w:sz w:val="26"/>
                <w:szCs w:val="26"/>
                <w:lang w:val="en-US"/>
              </w:rPr>
              <w:t>Kết quả rà soát văn bản quy phạm pháp luật theo căn cứ là văn bản tại các bộ, cơ quan ngang bộ</w:t>
            </w:r>
          </w:p>
        </w:tc>
        <w:tc>
          <w:tcPr>
            <w:tcW w:w="1491" w:type="dxa"/>
            <w:shd w:val="clear" w:color="auto" w:fill="FFFFFF"/>
            <w:tcMar>
              <w:top w:w="0" w:type="dxa"/>
              <w:left w:w="45" w:type="dxa"/>
              <w:bottom w:w="0" w:type="dxa"/>
              <w:right w:w="45" w:type="dxa"/>
            </w:tcMar>
            <w:vAlign w:val="center"/>
            <w:hideMark/>
          </w:tcPr>
          <w:p w14:paraId="46D32ED9" w14:textId="49D33320" w:rsidR="00C77144" w:rsidRPr="0015467F" w:rsidRDefault="00A27CA6" w:rsidP="00C77144">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2EB90516" w14:textId="3BD4D028" w:rsidR="00C77144" w:rsidRPr="0015467F" w:rsidRDefault="004D0F80" w:rsidP="00C77144">
            <w:pPr>
              <w:tabs>
                <w:tab w:val="left" w:pos="1152"/>
              </w:tabs>
              <w:jc w:val="both"/>
              <w:rPr>
                <w:sz w:val="26"/>
                <w:szCs w:val="26"/>
                <w:lang w:val="en-US"/>
              </w:rPr>
            </w:pPr>
            <w:r>
              <w:rPr>
                <w:sz w:val="26"/>
                <w:szCs w:val="26"/>
                <w:lang w:val="en-US"/>
              </w:rPr>
              <w:t>- Bộ/c</w:t>
            </w:r>
            <w:r w:rsidR="00C77144" w:rsidRPr="0015467F">
              <w:rPr>
                <w:sz w:val="26"/>
                <w:szCs w:val="26"/>
                <w:lang w:val="en-US"/>
              </w:rPr>
              <w:t>ơ quan ngang bộ….</w:t>
            </w:r>
            <w:r w:rsidR="00C77144" w:rsidRPr="0015467F">
              <w:rPr>
                <w:sz w:val="26"/>
                <w:szCs w:val="26"/>
                <w:lang w:val="en-US"/>
              </w:rPr>
              <w:br/>
              <w:t>- Cục Kiểm tra văn bản và Quản lý XLVPHC</w:t>
            </w:r>
          </w:p>
        </w:tc>
        <w:tc>
          <w:tcPr>
            <w:tcW w:w="3937" w:type="dxa"/>
            <w:shd w:val="clear" w:color="auto" w:fill="FFFFFF"/>
            <w:tcMar>
              <w:top w:w="0" w:type="dxa"/>
              <w:left w:w="45" w:type="dxa"/>
              <w:bottom w:w="0" w:type="dxa"/>
              <w:right w:w="45" w:type="dxa"/>
            </w:tcMar>
            <w:hideMark/>
          </w:tcPr>
          <w:p w14:paraId="0B04F70F" w14:textId="584A6D2C" w:rsidR="00C77144" w:rsidRPr="0015467F" w:rsidRDefault="00C77144" w:rsidP="00C77144">
            <w:pPr>
              <w:tabs>
                <w:tab w:val="left" w:pos="1152"/>
              </w:tabs>
              <w:jc w:val="both"/>
              <w:rPr>
                <w:sz w:val="26"/>
                <w:szCs w:val="26"/>
                <w:lang w:val="en-US"/>
              </w:rPr>
            </w:pPr>
            <w:r w:rsidRPr="00C47D00">
              <w:rPr>
                <w:spacing w:val="-10"/>
                <w:sz w:val="26"/>
                <w:szCs w:val="26"/>
                <w:lang w:val="en-US"/>
              </w:rPr>
              <w:t>Bộ Tư pháp (Cục Kế hoạch - Tài chính)</w:t>
            </w:r>
          </w:p>
        </w:tc>
      </w:tr>
      <w:tr w:rsidR="00655873" w:rsidRPr="0059704C" w14:paraId="5ED7D3AA" w14:textId="77777777" w:rsidTr="0071750C">
        <w:trPr>
          <w:cantSplit/>
          <w:trHeight w:val="660"/>
        </w:trPr>
        <w:tc>
          <w:tcPr>
            <w:tcW w:w="0" w:type="auto"/>
            <w:shd w:val="clear" w:color="auto" w:fill="FFFFFF"/>
            <w:tcMar>
              <w:top w:w="0" w:type="dxa"/>
              <w:left w:w="45" w:type="dxa"/>
              <w:bottom w:w="0" w:type="dxa"/>
              <w:right w:w="45" w:type="dxa"/>
            </w:tcMar>
            <w:vAlign w:val="center"/>
            <w:hideMark/>
          </w:tcPr>
          <w:p w14:paraId="43B3D8C9" w14:textId="3C82EEB2" w:rsidR="0059704C" w:rsidRPr="0015467F" w:rsidRDefault="00AD37DD" w:rsidP="006701F6">
            <w:pPr>
              <w:tabs>
                <w:tab w:val="left" w:pos="1152"/>
              </w:tabs>
              <w:jc w:val="center"/>
              <w:rPr>
                <w:sz w:val="26"/>
                <w:szCs w:val="26"/>
                <w:lang w:val="en-US"/>
              </w:rPr>
            </w:pPr>
            <w:r>
              <w:rPr>
                <w:sz w:val="26"/>
                <w:szCs w:val="26"/>
                <w:lang w:val="en-US"/>
              </w:rPr>
              <w:lastRenderedPageBreak/>
              <w:t>12</w:t>
            </w:r>
          </w:p>
        </w:tc>
        <w:tc>
          <w:tcPr>
            <w:tcW w:w="0" w:type="auto"/>
            <w:shd w:val="clear" w:color="auto" w:fill="FFFFFF"/>
            <w:tcMar>
              <w:top w:w="0" w:type="dxa"/>
              <w:left w:w="45" w:type="dxa"/>
              <w:bottom w:w="0" w:type="dxa"/>
              <w:right w:w="45" w:type="dxa"/>
            </w:tcMar>
            <w:vAlign w:val="center"/>
            <w:hideMark/>
          </w:tcPr>
          <w:p w14:paraId="6590665E" w14:textId="77777777" w:rsidR="0059704C" w:rsidRPr="0015467F" w:rsidRDefault="0059704C" w:rsidP="0015467F">
            <w:pPr>
              <w:tabs>
                <w:tab w:val="left" w:pos="1152"/>
              </w:tabs>
              <w:jc w:val="both"/>
              <w:rPr>
                <w:sz w:val="26"/>
                <w:szCs w:val="26"/>
                <w:lang w:val="en-US"/>
              </w:rPr>
            </w:pPr>
            <w:r w:rsidRPr="0015467F">
              <w:rPr>
                <w:sz w:val="26"/>
                <w:szCs w:val="26"/>
                <w:lang w:val="en-US"/>
              </w:rPr>
              <w:t>04a/TP/PBGDPL</w:t>
            </w:r>
          </w:p>
        </w:tc>
        <w:tc>
          <w:tcPr>
            <w:tcW w:w="0" w:type="auto"/>
            <w:shd w:val="clear" w:color="auto" w:fill="FFFFFF"/>
            <w:tcMar>
              <w:top w:w="0" w:type="dxa"/>
              <w:left w:w="45" w:type="dxa"/>
              <w:bottom w:w="0" w:type="dxa"/>
              <w:right w:w="45" w:type="dxa"/>
            </w:tcMar>
            <w:vAlign w:val="center"/>
            <w:hideMark/>
          </w:tcPr>
          <w:p w14:paraId="6FB40BB2" w14:textId="48AA303E" w:rsidR="0059704C" w:rsidRPr="0015467F" w:rsidRDefault="0059704C" w:rsidP="0015467F">
            <w:pPr>
              <w:tabs>
                <w:tab w:val="left" w:pos="1152"/>
              </w:tabs>
              <w:jc w:val="both"/>
              <w:rPr>
                <w:sz w:val="26"/>
                <w:szCs w:val="26"/>
                <w:lang w:val="en-US"/>
              </w:rPr>
            </w:pPr>
            <w:r w:rsidRPr="0015467F">
              <w:rPr>
                <w:sz w:val="26"/>
                <w:szCs w:val="26"/>
                <w:lang w:val="en-US"/>
              </w:rPr>
              <w:t>Kết quả công tác phổ biến giáo dục pháp luật trên địa bàn xã</w:t>
            </w:r>
            <w:r w:rsidR="003F6DFE">
              <w:rPr>
                <w:sz w:val="26"/>
                <w:szCs w:val="26"/>
                <w:lang w:val="en-US"/>
              </w:rPr>
              <w:t>/phường/đặc khu</w:t>
            </w:r>
          </w:p>
        </w:tc>
        <w:tc>
          <w:tcPr>
            <w:tcW w:w="1491" w:type="dxa"/>
            <w:shd w:val="clear" w:color="auto" w:fill="FFFFFF"/>
            <w:tcMar>
              <w:top w:w="0" w:type="dxa"/>
              <w:left w:w="45" w:type="dxa"/>
              <w:bottom w:w="0" w:type="dxa"/>
              <w:right w:w="45" w:type="dxa"/>
            </w:tcMar>
            <w:vAlign w:val="center"/>
            <w:hideMark/>
          </w:tcPr>
          <w:p w14:paraId="6931ACEA" w14:textId="00FB11D6" w:rsidR="0059704C" w:rsidRPr="0015467F" w:rsidRDefault="00642B90">
            <w:pPr>
              <w:tabs>
                <w:tab w:val="left" w:pos="1152"/>
              </w:tabs>
              <w:jc w:val="center"/>
              <w:rPr>
                <w:sz w:val="26"/>
                <w:szCs w:val="26"/>
                <w:lang w:val="en-US"/>
              </w:rPr>
            </w:pPr>
            <w:r>
              <w:rPr>
                <w:sz w:val="26"/>
                <w:szCs w:val="26"/>
                <w:lang w:val="en-US"/>
              </w:rPr>
              <w:t xml:space="preserve">Sơ bộ </w:t>
            </w:r>
            <w:r w:rsidRPr="0015467F">
              <w:rPr>
                <w:sz w:val="26"/>
                <w:szCs w:val="26"/>
                <w:lang w:val="en-US"/>
              </w:rPr>
              <w:t>6 tháng/</w:t>
            </w:r>
            <w:r>
              <w:rPr>
                <w:sz w:val="26"/>
                <w:szCs w:val="26"/>
                <w:lang w:val="en-US"/>
              </w:rPr>
              <w:t xml:space="preserve">sơ bộ </w:t>
            </w:r>
            <w:r w:rsidRPr="0015467F">
              <w:rPr>
                <w:sz w:val="26"/>
                <w:szCs w:val="26"/>
                <w:lang w:val="en-US"/>
              </w:rPr>
              <w:t>năm/</w:t>
            </w:r>
            <w:r>
              <w:rPr>
                <w:sz w:val="26"/>
                <w:szCs w:val="26"/>
                <w:lang w:val="en-US"/>
              </w:rPr>
              <w:t xml:space="preserve">tròn </w:t>
            </w:r>
            <w:r w:rsidRPr="0015467F">
              <w:rPr>
                <w:sz w:val="26"/>
                <w:szCs w:val="26"/>
                <w:lang w:val="en-US"/>
              </w:rPr>
              <w:t>năm</w:t>
            </w:r>
          </w:p>
        </w:tc>
        <w:tc>
          <w:tcPr>
            <w:tcW w:w="0" w:type="auto"/>
            <w:shd w:val="clear" w:color="auto" w:fill="FFFFFF"/>
            <w:tcMar>
              <w:top w:w="0" w:type="dxa"/>
              <w:left w:w="45" w:type="dxa"/>
              <w:bottom w:w="0" w:type="dxa"/>
              <w:right w:w="45" w:type="dxa"/>
            </w:tcMar>
            <w:vAlign w:val="center"/>
            <w:hideMark/>
          </w:tcPr>
          <w:p w14:paraId="31C37396" w14:textId="77777777" w:rsidR="0059704C" w:rsidRPr="0015467F" w:rsidRDefault="0059704C" w:rsidP="0015467F">
            <w:pPr>
              <w:tabs>
                <w:tab w:val="left" w:pos="1152"/>
              </w:tabs>
              <w:jc w:val="both"/>
              <w:rPr>
                <w:sz w:val="26"/>
                <w:szCs w:val="26"/>
                <w:lang w:val="en-US"/>
              </w:rPr>
            </w:pPr>
            <w:r w:rsidRPr="0015467F">
              <w:rPr>
                <w:sz w:val="26"/>
                <w:szCs w:val="26"/>
                <w:lang w:val="en-US"/>
              </w:rPr>
              <w:t>UBND xã/phường/đặc khu</w:t>
            </w:r>
          </w:p>
        </w:tc>
        <w:tc>
          <w:tcPr>
            <w:tcW w:w="3937" w:type="dxa"/>
            <w:shd w:val="clear" w:color="auto" w:fill="FFFFFF"/>
            <w:tcMar>
              <w:top w:w="0" w:type="dxa"/>
              <w:left w:w="45" w:type="dxa"/>
              <w:bottom w:w="0" w:type="dxa"/>
              <w:right w:w="45" w:type="dxa"/>
            </w:tcMar>
            <w:vAlign w:val="center"/>
            <w:hideMark/>
          </w:tcPr>
          <w:p w14:paraId="32360E85" w14:textId="43E9C4E4" w:rsidR="0059704C" w:rsidRPr="0015467F" w:rsidRDefault="00C95F9C" w:rsidP="0015467F">
            <w:pPr>
              <w:tabs>
                <w:tab w:val="left" w:pos="1152"/>
              </w:tabs>
              <w:jc w:val="both"/>
              <w:rPr>
                <w:sz w:val="26"/>
                <w:szCs w:val="26"/>
                <w:lang w:val="en-US"/>
              </w:rPr>
            </w:pPr>
            <w:r>
              <w:rPr>
                <w:sz w:val="26"/>
                <w:szCs w:val="26"/>
                <w:lang w:val="en-US"/>
              </w:rPr>
              <w:t>Sở Tư pháp</w:t>
            </w:r>
          </w:p>
        </w:tc>
      </w:tr>
      <w:tr w:rsidR="00655873" w:rsidRPr="0059704C" w14:paraId="3213A5C0"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18E00850" w14:textId="060BF3D1" w:rsidR="0059704C" w:rsidRPr="0015467F" w:rsidRDefault="0059704C" w:rsidP="006701F6">
            <w:pPr>
              <w:tabs>
                <w:tab w:val="left" w:pos="1152"/>
              </w:tabs>
              <w:jc w:val="center"/>
              <w:rPr>
                <w:sz w:val="26"/>
                <w:szCs w:val="26"/>
                <w:lang w:val="en-US"/>
              </w:rPr>
            </w:pPr>
            <w:r w:rsidRPr="0015467F">
              <w:rPr>
                <w:sz w:val="26"/>
                <w:szCs w:val="26"/>
                <w:lang w:val="en-US"/>
              </w:rPr>
              <w:t>1</w:t>
            </w:r>
            <w:r w:rsidR="00AD37DD">
              <w:rPr>
                <w:sz w:val="26"/>
                <w:szCs w:val="26"/>
                <w:lang w:val="en-US"/>
              </w:rPr>
              <w:t>3</w:t>
            </w:r>
          </w:p>
        </w:tc>
        <w:tc>
          <w:tcPr>
            <w:tcW w:w="0" w:type="auto"/>
            <w:shd w:val="clear" w:color="auto" w:fill="FFFFFF"/>
            <w:tcMar>
              <w:top w:w="0" w:type="dxa"/>
              <w:left w:w="45" w:type="dxa"/>
              <w:bottom w:w="0" w:type="dxa"/>
              <w:right w:w="45" w:type="dxa"/>
            </w:tcMar>
            <w:vAlign w:val="center"/>
            <w:hideMark/>
          </w:tcPr>
          <w:p w14:paraId="65AB9996" w14:textId="77777777" w:rsidR="0059704C" w:rsidRPr="0015467F" w:rsidRDefault="0059704C" w:rsidP="0015467F">
            <w:pPr>
              <w:tabs>
                <w:tab w:val="left" w:pos="1152"/>
              </w:tabs>
              <w:jc w:val="both"/>
              <w:rPr>
                <w:sz w:val="26"/>
                <w:szCs w:val="26"/>
                <w:lang w:val="en-US"/>
              </w:rPr>
            </w:pPr>
            <w:r w:rsidRPr="0015467F">
              <w:rPr>
                <w:sz w:val="26"/>
                <w:szCs w:val="26"/>
                <w:lang w:val="en-US"/>
              </w:rPr>
              <w:t>04b/TP/PBGDPL</w:t>
            </w:r>
          </w:p>
        </w:tc>
        <w:tc>
          <w:tcPr>
            <w:tcW w:w="0" w:type="auto"/>
            <w:shd w:val="clear" w:color="auto" w:fill="FFFFFF"/>
            <w:tcMar>
              <w:top w:w="0" w:type="dxa"/>
              <w:left w:w="45" w:type="dxa"/>
              <w:bottom w:w="0" w:type="dxa"/>
              <w:right w:w="45" w:type="dxa"/>
            </w:tcMar>
            <w:vAlign w:val="center"/>
            <w:hideMark/>
          </w:tcPr>
          <w:p w14:paraId="032FF600" w14:textId="77777777" w:rsidR="0059704C" w:rsidRPr="0015467F" w:rsidRDefault="0059704C" w:rsidP="0015467F">
            <w:pPr>
              <w:tabs>
                <w:tab w:val="left" w:pos="1152"/>
              </w:tabs>
              <w:jc w:val="both"/>
              <w:rPr>
                <w:sz w:val="26"/>
                <w:szCs w:val="26"/>
                <w:lang w:val="en-US"/>
              </w:rPr>
            </w:pPr>
            <w:r w:rsidRPr="0015467F">
              <w:rPr>
                <w:sz w:val="26"/>
                <w:szCs w:val="26"/>
                <w:lang w:val="en-US"/>
              </w:rPr>
              <w:t>Kết quả công tác phổ biến giáo dục pháp luật tại cơ quan, tổ chức cấp tỉnh, doanh nghiệp nhà nước do UBND cấp tỉnh quản lý</w:t>
            </w:r>
          </w:p>
        </w:tc>
        <w:tc>
          <w:tcPr>
            <w:tcW w:w="1491" w:type="dxa"/>
            <w:shd w:val="clear" w:color="auto" w:fill="FFFFFF"/>
            <w:tcMar>
              <w:top w:w="0" w:type="dxa"/>
              <w:left w:w="45" w:type="dxa"/>
              <w:bottom w:w="0" w:type="dxa"/>
              <w:right w:w="45" w:type="dxa"/>
            </w:tcMar>
            <w:vAlign w:val="center"/>
            <w:hideMark/>
          </w:tcPr>
          <w:p w14:paraId="61FCFDB1" w14:textId="6E2A6CB0" w:rsidR="0059704C" w:rsidRPr="0015467F" w:rsidRDefault="00642B90">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46C57AF2" w14:textId="2531C7A6" w:rsidR="00967C23" w:rsidRDefault="0059704C" w:rsidP="0015467F">
            <w:pPr>
              <w:tabs>
                <w:tab w:val="left" w:pos="1152"/>
              </w:tabs>
              <w:jc w:val="both"/>
              <w:rPr>
                <w:sz w:val="26"/>
                <w:szCs w:val="26"/>
                <w:lang w:val="en-US"/>
              </w:rPr>
            </w:pPr>
            <w:r w:rsidRPr="0015467F">
              <w:rPr>
                <w:sz w:val="26"/>
                <w:szCs w:val="26"/>
                <w:lang w:val="en-US"/>
              </w:rPr>
              <w:t>- Cơ quan chuyên môn thuộc UBND cấp tỉnh;</w:t>
            </w:r>
          </w:p>
          <w:p w14:paraId="01C4F676" w14:textId="54F37730" w:rsidR="008357C7" w:rsidRDefault="008357C7" w:rsidP="0015467F">
            <w:pPr>
              <w:tabs>
                <w:tab w:val="left" w:pos="1152"/>
              </w:tabs>
              <w:jc w:val="both"/>
              <w:rPr>
                <w:sz w:val="26"/>
                <w:szCs w:val="26"/>
                <w:lang w:val="en-US"/>
              </w:rPr>
            </w:pPr>
            <w:r>
              <w:rPr>
                <w:sz w:val="26"/>
                <w:szCs w:val="26"/>
                <w:lang w:val="en-US"/>
              </w:rPr>
              <w:t>- Cơ quan Ủy ban Mặt trận Tổ quốc Việt Nam cấp tỉnh;</w:t>
            </w:r>
          </w:p>
          <w:p w14:paraId="419D6923" w14:textId="51859A80" w:rsidR="0059704C" w:rsidRPr="0015467F" w:rsidRDefault="00967C23" w:rsidP="00967C23">
            <w:pPr>
              <w:tabs>
                <w:tab w:val="left" w:pos="1152"/>
              </w:tabs>
              <w:jc w:val="both"/>
              <w:rPr>
                <w:sz w:val="26"/>
                <w:szCs w:val="26"/>
                <w:lang w:val="en-US"/>
              </w:rPr>
            </w:pPr>
            <w:r w:rsidRPr="0015467F">
              <w:rPr>
                <w:sz w:val="26"/>
                <w:szCs w:val="26"/>
                <w:lang w:val="en-US"/>
              </w:rPr>
              <w:t>- Doanh nghiệp nhà nước do UBND cấp tỉnh quản lý</w:t>
            </w:r>
            <w:r w:rsidR="007B2E11">
              <w:rPr>
                <w:sz w:val="26"/>
                <w:szCs w:val="26"/>
                <w:lang w:val="en-US"/>
              </w:rPr>
              <w:t>.</w:t>
            </w:r>
          </w:p>
        </w:tc>
        <w:tc>
          <w:tcPr>
            <w:tcW w:w="3937" w:type="dxa"/>
            <w:shd w:val="clear" w:color="auto" w:fill="FFFFFF"/>
            <w:tcMar>
              <w:top w:w="0" w:type="dxa"/>
              <w:left w:w="45" w:type="dxa"/>
              <w:bottom w:w="0" w:type="dxa"/>
              <w:right w:w="45" w:type="dxa"/>
            </w:tcMar>
            <w:vAlign w:val="center"/>
            <w:hideMark/>
          </w:tcPr>
          <w:p w14:paraId="4ED73B88" w14:textId="77777777" w:rsidR="0059704C" w:rsidRPr="0015467F" w:rsidRDefault="0059704C" w:rsidP="0015467F">
            <w:pPr>
              <w:tabs>
                <w:tab w:val="left" w:pos="1152"/>
              </w:tabs>
              <w:jc w:val="both"/>
              <w:rPr>
                <w:sz w:val="26"/>
                <w:szCs w:val="26"/>
                <w:lang w:val="en-US"/>
              </w:rPr>
            </w:pPr>
            <w:r w:rsidRPr="0015467F">
              <w:rPr>
                <w:sz w:val="26"/>
                <w:szCs w:val="26"/>
                <w:lang w:val="en-US"/>
              </w:rPr>
              <w:t>Sở Tư pháp</w:t>
            </w:r>
          </w:p>
        </w:tc>
      </w:tr>
      <w:tr w:rsidR="00C77144" w:rsidRPr="0059704C" w14:paraId="25EA0E31" w14:textId="77777777" w:rsidTr="0071750C">
        <w:trPr>
          <w:cantSplit/>
          <w:trHeight w:val="660"/>
        </w:trPr>
        <w:tc>
          <w:tcPr>
            <w:tcW w:w="0" w:type="auto"/>
            <w:shd w:val="clear" w:color="auto" w:fill="FFFFFF"/>
            <w:tcMar>
              <w:top w:w="0" w:type="dxa"/>
              <w:left w:w="45" w:type="dxa"/>
              <w:bottom w:w="0" w:type="dxa"/>
              <w:right w:w="45" w:type="dxa"/>
            </w:tcMar>
            <w:vAlign w:val="center"/>
            <w:hideMark/>
          </w:tcPr>
          <w:p w14:paraId="36CA8C52" w14:textId="2E8030E6" w:rsidR="00C77144" w:rsidRPr="0015467F" w:rsidRDefault="00C77144" w:rsidP="00C77144">
            <w:pPr>
              <w:tabs>
                <w:tab w:val="left" w:pos="1152"/>
              </w:tabs>
              <w:jc w:val="center"/>
              <w:rPr>
                <w:sz w:val="26"/>
                <w:szCs w:val="26"/>
                <w:lang w:val="en-US"/>
              </w:rPr>
            </w:pPr>
            <w:r w:rsidRPr="0015467F">
              <w:rPr>
                <w:sz w:val="26"/>
                <w:szCs w:val="26"/>
                <w:lang w:val="en-US"/>
              </w:rPr>
              <w:t>1</w:t>
            </w:r>
            <w:r w:rsidR="00AD37DD">
              <w:rPr>
                <w:sz w:val="26"/>
                <w:szCs w:val="26"/>
                <w:lang w:val="en-US"/>
              </w:rPr>
              <w:t>4</w:t>
            </w:r>
          </w:p>
        </w:tc>
        <w:tc>
          <w:tcPr>
            <w:tcW w:w="0" w:type="auto"/>
            <w:shd w:val="clear" w:color="auto" w:fill="FFFFFF"/>
            <w:tcMar>
              <w:top w:w="0" w:type="dxa"/>
              <w:left w:w="45" w:type="dxa"/>
              <w:bottom w:w="0" w:type="dxa"/>
              <w:right w:w="45" w:type="dxa"/>
            </w:tcMar>
            <w:vAlign w:val="center"/>
            <w:hideMark/>
          </w:tcPr>
          <w:p w14:paraId="1375E9E7" w14:textId="77777777" w:rsidR="00C77144" w:rsidRPr="0015467F" w:rsidRDefault="00C77144" w:rsidP="00C77144">
            <w:pPr>
              <w:tabs>
                <w:tab w:val="left" w:pos="1152"/>
              </w:tabs>
              <w:jc w:val="both"/>
              <w:rPr>
                <w:sz w:val="26"/>
                <w:szCs w:val="26"/>
                <w:lang w:val="en-US"/>
              </w:rPr>
            </w:pPr>
            <w:r w:rsidRPr="0015467F">
              <w:rPr>
                <w:sz w:val="26"/>
                <w:szCs w:val="26"/>
                <w:lang w:val="en-US"/>
              </w:rPr>
              <w:t>04c/TP/PBGDPL</w:t>
            </w:r>
          </w:p>
        </w:tc>
        <w:tc>
          <w:tcPr>
            <w:tcW w:w="0" w:type="auto"/>
            <w:shd w:val="clear" w:color="auto" w:fill="FFFFFF"/>
            <w:tcMar>
              <w:top w:w="0" w:type="dxa"/>
              <w:left w:w="45" w:type="dxa"/>
              <w:bottom w:w="0" w:type="dxa"/>
              <w:right w:w="45" w:type="dxa"/>
            </w:tcMar>
            <w:vAlign w:val="center"/>
            <w:hideMark/>
          </w:tcPr>
          <w:p w14:paraId="2D9AFAAB" w14:textId="477D2498" w:rsidR="00C77144" w:rsidRPr="0015467F" w:rsidRDefault="00C77144" w:rsidP="00C77144">
            <w:pPr>
              <w:tabs>
                <w:tab w:val="left" w:pos="1152"/>
              </w:tabs>
              <w:jc w:val="both"/>
              <w:rPr>
                <w:sz w:val="26"/>
                <w:szCs w:val="26"/>
                <w:lang w:val="en-US"/>
              </w:rPr>
            </w:pPr>
            <w:r w:rsidRPr="0015467F">
              <w:rPr>
                <w:sz w:val="26"/>
                <w:szCs w:val="26"/>
                <w:lang w:val="en-US"/>
              </w:rPr>
              <w:t>Kết quả công tác phổ biến giáo dục pháp luật trên địa bàn tỉnh</w:t>
            </w:r>
            <w:r w:rsidR="003F6DFE">
              <w:rPr>
                <w:sz w:val="26"/>
                <w:szCs w:val="26"/>
                <w:lang w:val="en-US"/>
              </w:rPr>
              <w:t>/thành phố</w:t>
            </w:r>
          </w:p>
        </w:tc>
        <w:tc>
          <w:tcPr>
            <w:tcW w:w="1491" w:type="dxa"/>
            <w:shd w:val="clear" w:color="auto" w:fill="FFFFFF"/>
            <w:tcMar>
              <w:top w:w="0" w:type="dxa"/>
              <w:left w:w="45" w:type="dxa"/>
              <w:bottom w:w="0" w:type="dxa"/>
              <w:right w:w="45" w:type="dxa"/>
            </w:tcMar>
            <w:vAlign w:val="bottom"/>
            <w:hideMark/>
          </w:tcPr>
          <w:p w14:paraId="2D8F2AFE" w14:textId="0BA86D9B" w:rsidR="00C77144" w:rsidRPr="0015467F" w:rsidRDefault="00CD18B7" w:rsidP="00C77144">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687126F1" w14:textId="6FE7C04F" w:rsidR="00C77144" w:rsidRPr="0015467F" w:rsidRDefault="00C77144" w:rsidP="00C82FDA">
            <w:pPr>
              <w:tabs>
                <w:tab w:val="left" w:pos="1152"/>
              </w:tabs>
              <w:rPr>
                <w:sz w:val="26"/>
                <w:szCs w:val="26"/>
                <w:lang w:val="en-US"/>
              </w:rPr>
            </w:pPr>
            <w:r w:rsidRPr="0015467F">
              <w:rPr>
                <w:sz w:val="26"/>
                <w:szCs w:val="26"/>
                <w:lang w:val="en-US"/>
              </w:rPr>
              <w:t>Sở Tư pháp</w:t>
            </w:r>
          </w:p>
        </w:tc>
        <w:tc>
          <w:tcPr>
            <w:tcW w:w="3937" w:type="dxa"/>
            <w:shd w:val="clear" w:color="auto" w:fill="FFFFFF"/>
            <w:tcMar>
              <w:top w:w="0" w:type="dxa"/>
              <w:left w:w="45" w:type="dxa"/>
              <w:bottom w:w="0" w:type="dxa"/>
              <w:right w:w="45" w:type="dxa"/>
            </w:tcMar>
            <w:hideMark/>
          </w:tcPr>
          <w:p w14:paraId="57EFCF21" w14:textId="3A4B0A86" w:rsidR="00C77144" w:rsidRPr="0015467F" w:rsidRDefault="00C77144" w:rsidP="00C77144">
            <w:pPr>
              <w:tabs>
                <w:tab w:val="left" w:pos="1152"/>
              </w:tabs>
              <w:jc w:val="both"/>
              <w:rPr>
                <w:sz w:val="26"/>
                <w:szCs w:val="26"/>
                <w:lang w:val="en-US"/>
              </w:rPr>
            </w:pPr>
            <w:r w:rsidRPr="0060200E">
              <w:rPr>
                <w:spacing w:val="-10"/>
                <w:sz w:val="26"/>
                <w:szCs w:val="26"/>
                <w:lang w:val="en-US"/>
              </w:rPr>
              <w:t>Bộ Tư pháp (Cục Kế hoạch - Tài chính)</w:t>
            </w:r>
          </w:p>
        </w:tc>
      </w:tr>
      <w:tr w:rsidR="00C77144" w:rsidRPr="0059704C" w14:paraId="16E5B421" w14:textId="77777777" w:rsidTr="0071750C">
        <w:trPr>
          <w:cantSplit/>
          <w:trHeight w:val="2130"/>
        </w:trPr>
        <w:tc>
          <w:tcPr>
            <w:tcW w:w="0" w:type="auto"/>
            <w:shd w:val="clear" w:color="auto" w:fill="FFFFFF"/>
            <w:tcMar>
              <w:top w:w="0" w:type="dxa"/>
              <w:left w:w="45" w:type="dxa"/>
              <w:bottom w:w="0" w:type="dxa"/>
              <w:right w:w="45" w:type="dxa"/>
            </w:tcMar>
            <w:vAlign w:val="center"/>
            <w:hideMark/>
          </w:tcPr>
          <w:p w14:paraId="1F2F222E" w14:textId="60000FD7" w:rsidR="00C77144" w:rsidRPr="0015467F" w:rsidRDefault="00C77144" w:rsidP="00C77144">
            <w:pPr>
              <w:tabs>
                <w:tab w:val="left" w:pos="1152"/>
              </w:tabs>
              <w:jc w:val="center"/>
              <w:rPr>
                <w:sz w:val="26"/>
                <w:szCs w:val="26"/>
                <w:lang w:val="en-US"/>
              </w:rPr>
            </w:pPr>
            <w:r w:rsidRPr="0015467F">
              <w:rPr>
                <w:sz w:val="26"/>
                <w:szCs w:val="26"/>
                <w:lang w:val="en-US"/>
              </w:rPr>
              <w:t>1</w:t>
            </w:r>
            <w:r w:rsidR="00AD37DD">
              <w:rPr>
                <w:sz w:val="26"/>
                <w:szCs w:val="26"/>
                <w:lang w:val="en-US"/>
              </w:rPr>
              <w:t>5</w:t>
            </w:r>
          </w:p>
        </w:tc>
        <w:tc>
          <w:tcPr>
            <w:tcW w:w="0" w:type="auto"/>
            <w:shd w:val="clear" w:color="auto" w:fill="FFFFFF"/>
            <w:tcMar>
              <w:top w:w="0" w:type="dxa"/>
              <w:left w:w="45" w:type="dxa"/>
              <w:bottom w:w="0" w:type="dxa"/>
              <w:right w:w="45" w:type="dxa"/>
            </w:tcMar>
            <w:vAlign w:val="center"/>
            <w:hideMark/>
          </w:tcPr>
          <w:p w14:paraId="6E3EF0E9" w14:textId="77777777" w:rsidR="00C77144" w:rsidRPr="0015467F" w:rsidRDefault="00C77144" w:rsidP="00C77144">
            <w:pPr>
              <w:tabs>
                <w:tab w:val="left" w:pos="1152"/>
              </w:tabs>
              <w:jc w:val="both"/>
              <w:rPr>
                <w:sz w:val="26"/>
                <w:szCs w:val="26"/>
                <w:lang w:val="en-US"/>
              </w:rPr>
            </w:pPr>
            <w:r w:rsidRPr="0015467F">
              <w:rPr>
                <w:sz w:val="26"/>
                <w:szCs w:val="26"/>
                <w:lang w:val="en-US"/>
              </w:rPr>
              <w:t>04d/TP/PBGDPL</w:t>
            </w:r>
          </w:p>
        </w:tc>
        <w:tc>
          <w:tcPr>
            <w:tcW w:w="0" w:type="auto"/>
            <w:shd w:val="clear" w:color="auto" w:fill="FFFFFF"/>
            <w:tcMar>
              <w:top w:w="0" w:type="dxa"/>
              <w:left w:w="45" w:type="dxa"/>
              <w:bottom w:w="0" w:type="dxa"/>
              <w:right w:w="45" w:type="dxa"/>
            </w:tcMar>
            <w:vAlign w:val="center"/>
            <w:hideMark/>
          </w:tcPr>
          <w:p w14:paraId="7FAD0F4E" w14:textId="3C3E20E3" w:rsidR="00C77144" w:rsidRPr="0015467F" w:rsidRDefault="00C62FB8" w:rsidP="00892D05">
            <w:pPr>
              <w:tabs>
                <w:tab w:val="left" w:pos="1152"/>
              </w:tabs>
              <w:jc w:val="both"/>
              <w:rPr>
                <w:sz w:val="26"/>
                <w:szCs w:val="26"/>
                <w:lang w:val="en-US"/>
              </w:rPr>
            </w:pPr>
            <w:r w:rsidRPr="0015467F">
              <w:rPr>
                <w:sz w:val="26"/>
                <w:szCs w:val="26"/>
                <w:lang w:val="en-US"/>
              </w:rPr>
              <w:t xml:space="preserve">Kết quả công tác phổ biến giáo dục pháp luật tại các bộ, cơ quan ngang bộ, cơ quan thuộc </w:t>
            </w:r>
            <w:r>
              <w:rPr>
                <w:sz w:val="26"/>
                <w:szCs w:val="26"/>
                <w:lang w:val="en-US"/>
              </w:rPr>
              <w:t>C</w:t>
            </w:r>
            <w:r w:rsidRPr="0015467F">
              <w:rPr>
                <w:sz w:val="26"/>
                <w:szCs w:val="26"/>
                <w:lang w:val="en-US"/>
              </w:rPr>
              <w:t>hính phủ</w:t>
            </w:r>
            <w:r>
              <w:rPr>
                <w:sz w:val="26"/>
                <w:szCs w:val="26"/>
                <w:lang w:val="en-US"/>
              </w:rPr>
              <w:t xml:space="preserve"> và Cơ quan Ủy ban Trung ương Mặt trận Tổ quốc Việt Nam</w:t>
            </w:r>
          </w:p>
        </w:tc>
        <w:tc>
          <w:tcPr>
            <w:tcW w:w="1491" w:type="dxa"/>
            <w:shd w:val="clear" w:color="auto" w:fill="FFFFFF"/>
            <w:tcMar>
              <w:top w:w="0" w:type="dxa"/>
              <w:left w:w="45" w:type="dxa"/>
              <w:bottom w:w="0" w:type="dxa"/>
              <w:right w:w="45" w:type="dxa"/>
            </w:tcMar>
            <w:vAlign w:val="center"/>
            <w:hideMark/>
          </w:tcPr>
          <w:p w14:paraId="2D311C7F" w14:textId="63206E6C" w:rsidR="00C77144" w:rsidRPr="0015467F" w:rsidRDefault="00CD18B7" w:rsidP="00C77144">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18940A9A" w14:textId="030A8CDF" w:rsidR="00892D05" w:rsidRPr="00A44C99" w:rsidRDefault="00C77144" w:rsidP="00892D05">
            <w:pPr>
              <w:tabs>
                <w:tab w:val="left" w:pos="1152"/>
              </w:tabs>
              <w:jc w:val="both"/>
              <w:rPr>
                <w:spacing w:val="-2"/>
                <w:sz w:val="26"/>
                <w:szCs w:val="26"/>
                <w:lang w:val="en-US"/>
              </w:rPr>
            </w:pPr>
            <w:r w:rsidRPr="00A44C99">
              <w:rPr>
                <w:spacing w:val="-2"/>
                <w:sz w:val="26"/>
                <w:szCs w:val="26"/>
                <w:lang w:val="en-US"/>
              </w:rPr>
              <w:t>- Các Bộ, cơ quan ngang Bộ, cơ quan thuộc Chính phủ</w:t>
            </w:r>
            <w:r w:rsidR="0096276C" w:rsidRPr="00A44C99">
              <w:rPr>
                <w:spacing w:val="-2"/>
                <w:sz w:val="26"/>
                <w:szCs w:val="26"/>
                <w:lang w:val="en-US"/>
              </w:rPr>
              <w:t>;</w:t>
            </w:r>
          </w:p>
          <w:p w14:paraId="46CAF265" w14:textId="57B22EE4" w:rsidR="0096276C" w:rsidRPr="00A44C99" w:rsidRDefault="0096276C" w:rsidP="00892D05">
            <w:pPr>
              <w:tabs>
                <w:tab w:val="left" w:pos="1152"/>
              </w:tabs>
              <w:jc w:val="both"/>
              <w:rPr>
                <w:spacing w:val="-8"/>
                <w:sz w:val="26"/>
                <w:szCs w:val="26"/>
                <w:lang w:val="en-US"/>
              </w:rPr>
            </w:pPr>
            <w:r w:rsidRPr="00A44C99">
              <w:rPr>
                <w:spacing w:val="-8"/>
                <w:sz w:val="26"/>
                <w:szCs w:val="26"/>
                <w:lang w:val="en-US"/>
              </w:rPr>
              <w:t>- Cơ quan Ủy ban Trung ương Mặt trận Tổ quốc Việt Nam;</w:t>
            </w:r>
          </w:p>
          <w:p w14:paraId="501F0309" w14:textId="1BAEB64B" w:rsidR="00C77144" w:rsidRPr="0015467F" w:rsidRDefault="0047323B" w:rsidP="00892D05">
            <w:pPr>
              <w:tabs>
                <w:tab w:val="left" w:pos="1152"/>
              </w:tabs>
              <w:jc w:val="both"/>
              <w:rPr>
                <w:sz w:val="26"/>
                <w:szCs w:val="26"/>
                <w:lang w:val="en-US"/>
              </w:rPr>
            </w:pPr>
            <w:r w:rsidRPr="0015467F">
              <w:rPr>
                <w:sz w:val="26"/>
                <w:szCs w:val="26"/>
                <w:lang w:val="en-US"/>
              </w:rPr>
              <w:t>- Đơn vị thuộc Bộ Tư pháp (Vụ, Cục…).</w:t>
            </w:r>
          </w:p>
        </w:tc>
        <w:tc>
          <w:tcPr>
            <w:tcW w:w="3937" w:type="dxa"/>
            <w:shd w:val="clear" w:color="auto" w:fill="FFFFFF"/>
            <w:tcMar>
              <w:top w:w="0" w:type="dxa"/>
              <w:left w:w="45" w:type="dxa"/>
              <w:bottom w:w="0" w:type="dxa"/>
              <w:right w:w="45" w:type="dxa"/>
            </w:tcMar>
            <w:hideMark/>
          </w:tcPr>
          <w:p w14:paraId="50C4545F" w14:textId="6BDF92D7" w:rsidR="00C77144" w:rsidRPr="0015467F" w:rsidRDefault="00C77144" w:rsidP="00C77144">
            <w:pPr>
              <w:tabs>
                <w:tab w:val="left" w:pos="1152"/>
              </w:tabs>
              <w:jc w:val="both"/>
              <w:rPr>
                <w:sz w:val="26"/>
                <w:szCs w:val="26"/>
                <w:lang w:val="en-US"/>
              </w:rPr>
            </w:pPr>
            <w:r w:rsidRPr="0060200E">
              <w:rPr>
                <w:spacing w:val="-10"/>
                <w:sz w:val="26"/>
                <w:szCs w:val="26"/>
                <w:lang w:val="en-US"/>
              </w:rPr>
              <w:t>Bộ Tư pháp (Cục Kế hoạch - Tài chính)</w:t>
            </w:r>
          </w:p>
        </w:tc>
      </w:tr>
      <w:tr w:rsidR="00655873" w:rsidRPr="0059704C" w14:paraId="09781158" w14:textId="77777777" w:rsidTr="0071750C">
        <w:trPr>
          <w:cantSplit/>
          <w:trHeight w:val="570"/>
        </w:trPr>
        <w:tc>
          <w:tcPr>
            <w:tcW w:w="0" w:type="auto"/>
            <w:shd w:val="clear" w:color="auto" w:fill="FFFFFF"/>
            <w:tcMar>
              <w:top w:w="0" w:type="dxa"/>
              <w:left w:w="45" w:type="dxa"/>
              <w:bottom w:w="0" w:type="dxa"/>
              <w:right w:w="45" w:type="dxa"/>
            </w:tcMar>
            <w:vAlign w:val="center"/>
            <w:hideMark/>
          </w:tcPr>
          <w:p w14:paraId="053C13E2" w14:textId="7D6C9A98" w:rsidR="0059704C" w:rsidRPr="0015467F" w:rsidRDefault="0059704C" w:rsidP="006701F6">
            <w:pPr>
              <w:tabs>
                <w:tab w:val="left" w:pos="1152"/>
              </w:tabs>
              <w:jc w:val="center"/>
              <w:rPr>
                <w:sz w:val="26"/>
                <w:szCs w:val="26"/>
                <w:lang w:val="en-US"/>
              </w:rPr>
            </w:pPr>
            <w:r w:rsidRPr="0015467F">
              <w:rPr>
                <w:sz w:val="26"/>
                <w:szCs w:val="26"/>
                <w:lang w:val="en-US"/>
              </w:rPr>
              <w:t>1</w:t>
            </w:r>
            <w:r w:rsidR="00AD37DD">
              <w:rPr>
                <w:sz w:val="26"/>
                <w:szCs w:val="26"/>
                <w:lang w:val="en-US"/>
              </w:rPr>
              <w:t>6</w:t>
            </w:r>
          </w:p>
        </w:tc>
        <w:tc>
          <w:tcPr>
            <w:tcW w:w="0" w:type="auto"/>
            <w:shd w:val="clear" w:color="auto" w:fill="FFFFFF"/>
            <w:tcMar>
              <w:top w:w="0" w:type="dxa"/>
              <w:left w:w="45" w:type="dxa"/>
              <w:bottom w:w="0" w:type="dxa"/>
              <w:right w:w="45" w:type="dxa"/>
            </w:tcMar>
            <w:vAlign w:val="center"/>
            <w:hideMark/>
          </w:tcPr>
          <w:p w14:paraId="6CD379EC" w14:textId="77777777" w:rsidR="0059704C" w:rsidRPr="0015467F" w:rsidRDefault="0059704C" w:rsidP="0015467F">
            <w:pPr>
              <w:tabs>
                <w:tab w:val="left" w:pos="1152"/>
              </w:tabs>
              <w:jc w:val="both"/>
              <w:rPr>
                <w:sz w:val="26"/>
                <w:szCs w:val="26"/>
                <w:lang w:val="en-US"/>
              </w:rPr>
            </w:pPr>
            <w:r w:rsidRPr="0015467F">
              <w:rPr>
                <w:sz w:val="26"/>
                <w:szCs w:val="26"/>
                <w:lang w:val="en-US"/>
              </w:rPr>
              <w:t>05a/TP/HGCS</w:t>
            </w:r>
          </w:p>
        </w:tc>
        <w:tc>
          <w:tcPr>
            <w:tcW w:w="0" w:type="auto"/>
            <w:shd w:val="clear" w:color="auto" w:fill="FFFFFF"/>
            <w:tcMar>
              <w:top w:w="0" w:type="dxa"/>
              <w:left w:w="45" w:type="dxa"/>
              <w:bottom w:w="0" w:type="dxa"/>
              <w:right w:w="45" w:type="dxa"/>
            </w:tcMar>
            <w:vAlign w:val="center"/>
            <w:hideMark/>
          </w:tcPr>
          <w:p w14:paraId="07F9551D" w14:textId="77777777" w:rsidR="0059704C" w:rsidRPr="0015467F" w:rsidRDefault="0059704C" w:rsidP="0015467F">
            <w:pPr>
              <w:tabs>
                <w:tab w:val="left" w:pos="1152"/>
              </w:tabs>
              <w:jc w:val="both"/>
              <w:rPr>
                <w:sz w:val="26"/>
                <w:szCs w:val="26"/>
                <w:lang w:val="en-US"/>
              </w:rPr>
            </w:pPr>
            <w:r w:rsidRPr="0015467F">
              <w:rPr>
                <w:sz w:val="26"/>
                <w:szCs w:val="26"/>
                <w:lang w:val="en-US"/>
              </w:rPr>
              <w:t>Kết quả hoạt động của tổ hoà giải ở cơ sở</w:t>
            </w:r>
          </w:p>
        </w:tc>
        <w:tc>
          <w:tcPr>
            <w:tcW w:w="1491" w:type="dxa"/>
            <w:shd w:val="clear" w:color="auto" w:fill="FFFFFF"/>
            <w:tcMar>
              <w:top w:w="0" w:type="dxa"/>
              <w:left w:w="45" w:type="dxa"/>
              <w:bottom w:w="0" w:type="dxa"/>
              <w:right w:w="45" w:type="dxa"/>
            </w:tcMar>
            <w:vAlign w:val="center"/>
            <w:hideMark/>
          </w:tcPr>
          <w:p w14:paraId="0342EF1D" w14:textId="62C17D7E" w:rsidR="0059704C" w:rsidRPr="0015467F" w:rsidRDefault="00A27CA6" w:rsidP="006701F6">
            <w:pPr>
              <w:tabs>
                <w:tab w:val="left" w:pos="1152"/>
              </w:tabs>
              <w:jc w:val="center"/>
              <w:rPr>
                <w:sz w:val="26"/>
                <w:szCs w:val="26"/>
                <w:lang w:val="en-US"/>
              </w:rPr>
            </w:pPr>
            <w:r>
              <w:rPr>
                <w:sz w:val="26"/>
                <w:szCs w:val="26"/>
                <w:lang w:val="en-US"/>
              </w:rPr>
              <w:t xml:space="preserve">Sơ bộ </w:t>
            </w:r>
            <w:r w:rsidR="005D262C">
              <w:rPr>
                <w:sz w:val="26"/>
                <w:szCs w:val="26"/>
                <w:lang w:val="en-US"/>
              </w:rPr>
              <w:t xml:space="preserve">6 tháng/sơ bộ </w:t>
            </w:r>
            <w:r>
              <w:rPr>
                <w:sz w:val="26"/>
                <w:szCs w:val="26"/>
                <w:lang w:val="en-US"/>
              </w:rPr>
              <w:t>năm/tròn năm</w:t>
            </w:r>
          </w:p>
        </w:tc>
        <w:tc>
          <w:tcPr>
            <w:tcW w:w="0" w:type="auto"/>
            <w:shd w:val="clear" w:color="auto" w:fill="FFFFFF"/>
            <w:tcMar>
              <w:top w:w="0" w:type="dxa"/>
              <w:left w:w="45" w:type="dxa"/>
              <w:bottom w:w="0" w:type="dxa"/>
              <w:right w:w="45" w:type="dxa"/>
            </w:tcMar>
            <w:vAlign w:val="center"/>
            <w:hideMark/>
          </w:tcPr>
          <w:p w14:paraId="39DBDA24" w14:textId="77777777" w:rsidR="0059704C" w:rsidRPr="0015467F" w:rsidRDefault="0059704C" w:rsidP="0015467F">
            <w:pPr>
              <w:tabs>
                <w:tab w:val="left" w:pos="1152"/>
              </w:tabs>
              <w:jc w:val="both"/>
              <w:rPr>
                <w:sz w:val="26"/>
                <w:szCs w:val="26"/>
                <w:lang w:val="en-US"/>
              </w:rPr>
            </w:pPr>
            <w:r w:rsidRPr="0015467F">
              <w:rPr>
                <w:sz w:val="26"/>
                <w:szCs w:val="26"/>
                <w:lang w:val="en-US"/>
              </w:rPr>
              <w:t>Tổ hòa giải</w:t>
            </w:r>
          </w:p>
        </w:tc>
        <w:tc>
          <w:tcPr>
            <w:tcW w:w="3937" w:type="dxa"/>
            <w:shd w:val="clear" w:color="auto" w:fill="FFFFFF"/>
            <w:tcMar>
              <w:top w:w="0" w:type="dxa"/>
              <w:left w:w="45" w:type="dxa"/>
              <w:bottom w:w="0" w:type="dxa"/>
              <w:right w:w="45" w:type="dxa"/>
            </w:tcMar>
            <w:vAlign w:val="center"/>
            <w:hideMark/>
          </w:tcPr>
          <w:p w14:paraId="424C702C" w14:textId="77777777" w:rsidR="0059704C" w:rsidRPr="0015467F" w:rsidRDefault="0059704C" w:rsidP="0015467F">
            <w:pPr>
              <w:tabs>
                <w:tab w:val="left" w:pos="1152"/>
              </w:tabs>
              <w:jc w:val="both"/>
              <w:rPr>
                <w:sz w:val="26"/>
                <w:szCs w:val="26"/>
                <w:lang w:val="en-US"/>
              </w:rPr>
            </w:pPr>
            <w:r w:rsidRPr="0015467F">
              <w:rPr>
                <w:sz w:val="26"/>
                <w:szCs w:val="26"/>
                <w:lang w:val="en-US"/>
              </w:rPr>
              <w:t>UBND xã/phường/đặc khu</w:t>
            </w:r>
          </w:p>
        </w:tc>
      </w:tr>
      <w:tr w:rsidR="00655873" w:rsidRPr="0059704C" w14:paraId="664275A1"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5E3E09C6" w14:textId="4A73C436" w:rsidR="0059704C" w:rsidRPr="0015467F" w:rsidRDefault="0059704C" w:rsidP="006701F6">
            <w:pPr>
              <w:tabs>
                <w:tab w:val="left" w:pos="1152"/>
              </w:tabs>
              <w:jc w:val="center"/>
              <w:rPr>
                <w:sz w:val="26"/>
                <w:szCs w:val="26"/>
                <w:lang w:val="en-US"/>
              </w:rPr>
            </w:pPr>
            <w:r w:rsidRPr="0015467F">
              <w:rPr>
                <w:sz w:val="26"/>
                <w:szCs w:val="26"/>
                <w:lang w:val="en-US"/>
              </w:rPr>
              <w:t>1</w:t>
            </w:r>
            <w:r w:rsidR="00AD37DD">
              <w:rPr>
                <w:sz w:val="26"/>
                <w:szCs w:val="26"/>
                <w:lang w:val="en-US"/>
              </w:rPr>
              <w:t>7</w:t>
            </w:r>
          </w:p>
        </w:tc>
        <w:tc>
          <w:tcPr>
            <w:tcW w:w="0" w:type="auto"/>
            <w:shd w:val="clear" w:color="auto" w:fill="FFFFFF"/>
            <w:tcMar>
              <w:top w:w="0" w:type="dxa"/>
              <w:left w:w="45" w:type="dxa"/>
              <w:bottom w:w="0" w:type="dxa"/>
              <w:right w:w="45" w:type="dxa"/>
            </w:tcMar>
            <w:vAlign w:val="center"/>
            <w:hideMark/>
          </w:tcPr>
          <w:p w14:paraId="0D09E299" w14:textId="77777777" w:rsidR="0059704C" w:rsidRPr="0015467F" w:rsidRDefault="0059704C" w:rsidP="0015467F">
            <w:pPr>
              <w:tabs>
                <w:tab w:val="left" w:pos="1152"/>
              </w:tabs>
              <w:jc w:val="both"/>
              <w:rPr>
                <w:sz w:val="26"/>
                <w:szCs w:val="26"/>
                <w:lang w:val="en-US"/>
              </w:rPr>
            </w:pPr>
            <w:r w:rsidRPr="0015467F">
              <w:rPr>
                <w:sz w:val="26"/>
                <w:szCs w:val="26"/>
                <w:lang w:val="en-US"/>
              </w:rPr>
              <w:t>05b/TP/HGCS</w:t>
            </w:r>
          </w:p>
        </w:tc>
        <w:tc>
          <w:tcPr>
            <w:tcW w:w="0" w:type="auto"/>
            <w:shd w:val="clear" w:color="auto" w:fill="FFFFFF"/>
            <w:tcMar>
              <w:top w:w="0" w:type="dxa"/>
              <w:left w:w="45" w:type="dxa"/>
              <w:bottom w:w="0" w:type="dxa"/>
              <w:right w:w="45" w:type="dxa"/>
            </w:tcMar>
            <w:vAlign w:val="center"/>
            <w:hideMark/>
          </w:tcPr>
          <w:p w14:paraId="4F46D01D" w14:textId="692AC494" w:rsidR="0059704C" w:rsidRPr="0015467F" w:rsidRDefault="0059704C" w:rsidP="0015467F">
            <w:pPr>
              <w:tabs>
                <w:tab w:val="left" w:pos="1152"/>
              </w:tabs>
              <w:jc w:val="both"/>
              <w:rPr>
                <w:sz w:val="26"/>
                <w:szCs w:val="26"/>
                <w:lang w:val="en-US"/>
              </w:rPr>
            </w:pPr>
            <w:r w:rsidRPr="0015467F">
              <w:rPr>
                <w:sz w:val="26"/>
                <w:szCs w:val="26"/>
                <w:lang w:val="en-US"/>
              </w:rPr>
              <w:t>Kết quả công tác hòa giải ở cơ sở trên địa bàn xã</w:t>
            </w:r>
            <w:ins w:id="4" w:author="Tran Tam" w:date="2025-11-06T09:14:00Z">
              <w:r w:rsidR="003D2DB9">
                <w:rPr>
                  <w:sz w:val="26"/>
                  <w:szCs w:val="26"/>
                  <w:lang w:val="en-US"/>
                </w:rPr>
                <w:t>/phường/đặc khu</w:t>
              </w:r>
            </w:ins>
          </w:p>
        </w:tc>
        <w:tc>
          <w:tcPr>
            <w:tcW w:w="1491" w:type="dxa"/>
            <w:shd w:val="clear" w:color="auto" w:fill="FFFFFF"/>
            <w:tcMar>
              <w:top w:w="0" w:type="dxa"/>
              <w:left w:w="45" w:type="dxa"/>
              <w:bottom w:w="0" w:type="dxa"/>
              <w:right w:w="45" w:type="dxa"/>
            </w:tcMar>
            <w:vAlign w:val="center"/>
            <w:hideMark/>
          </w:tcPr>
          <w:p w14:paraId="6AAABBC7" w14:textId="69EB25E7" w:rsidR="0059704C" w:rsidRPr="0015467F" w:rsidRDefault="005D262C"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32F2B9EE" w14:textId="77777777" w:rsidR="0059704C" w:rsidRPr="0015467F" w:rsidRDefault="0059704C" w:rsidP="0015467F">
            <w:pPr>
              <w:tabs>
                <w:tab w:val="left" w:pos="1152"/>
              </w:tabs>
              <w:jc w:val="both"/>
              <w:rPr>
                <w:sz w:val="26"/>
                <w:szCs w:val="26"/>
                <w:lang w:val="en-US"/>
              </w:rPr>
            </w:pPr>
            <w:r w:rsidRPr="0015467F">
              <w:rPr>
                <w:sz w:val="26"/>
                <w:szCs w:val="26"/>
                <w:lang w:val="en-US"/>
              </w:rPr>
              <w:t>UBND xã/phường/đặc khu</w:t>
            </w:r>
          </w:p>
        </w:tc>
        <w:tc>
          <w:tcPr>
            <w:tcW w:w="3937" w:type="dxa"/>
            <w:shd w:val="clear" w:color="auto" w:fill="FFFFFF"/>
            <w:tcMar>
              <w:top w:w="0" w:type="dxa"/>
              <w:left w:w="45" w:type="dxa"/>
              <w:bottom w:w="0" w:type="dxa"/>
              <w:right w:w="45" w:type="dxa"/>
            </w:tcMar>
            <w:vAlign w:val="center"/>
            <w:hideMark/>
          </w:tcPr>
          <w:p w14:paraId="24D3A3DF" w14:textId="1243F98F" w:rsidR="0059704C" w:rsidRPr="0015467F" w:rsidRDefault="00357579" w:rsidP="0015467F">
            <w:pPr>
              <w:tabs>
                <w:tab w:val="left" w:pos="1152"/>
              </w:tabs>
              <w:jc w:val="both"/>
              <w:rPr>
                <w:sz w:val="26"/>
                <w:szCs w:val="26"/>
                <w:lang w:val="en-US"/>
              </w:rPr>
            </w:pPr>
            <w:r>
              <w:rPr>
                <w:sz w:val="26"/>
                <w:szCs w:val="26"/>
                <w:lang w:val="en-US"/>
              </w:rPr>
              <w:t>Sở Tư pháp</w:t>
            </w:r>
          </w:p>
        </w:tc>
      </w:tr>
      <w:tr w:rsidR="00655873" w:rsidRPr="0059704C" w14:paraId="4440C7DB"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1EA7969B" w14:textId="563B235B" w:rsidR="0059704C" w:rsidRPr="0015467F" w:rsidRDefault="0059704C" w:rsidP="006701F6">
            <w:pPr>
              <w:tabs>
                <w:tab w:val="left" w:pos="1152"/>
              </w:tabs>
              <w:jc w:val="center"/>
              <w:rPr>
                <w:sz w:val="26"/>
                <w:szCs w:val="26"/>
                <w:lang w:val="en-US"/>
              </w:rPr>
            </w:pPr>
            <w:r w:rsidRPr="0015467F">
              <w:rPr>
                <w:sz w:val="26"/>
                <w:szCs w:val="26"/>
                <w:lang w:val="en-US"/>
              </w:rPr>
              <w:lastRenderedPageBreak/>
              <w:t>1</w:t>
            </w:r>
            <w:r w:rsidR="00AD37DD">
              <w:rPr>
                <w:sz w:val="26"/>
                <w:szCs w:val="26"/>
                <w:lang w:val="en-US"/>
              </w:rPr>
              <w:t>8</w:t>
            </w:r>
          </w:p>
        </w:tc>
        <w:tc>
          <w:tcPr>
            <w:tcW w:w="0" w:type="auto"/>
            <w:shd w:val="clear" w:color="auto" w:fill="FFFFFF"/>
            <w:tcMar>
              <w:top w:w="0" w:type="dxa"/>
              <w:left w:w="45" w:type="dxa"/>
              <w:bottom w:w="0" w:type="dxa"/>
              <w:right w:w="45" w:type="dxa"/>
            </w:tcMar>
            <w:vAlign w:val="center"/>
            <w:hideMark/>
          </w:tcPr>
          <w:p w14:paraId="1E49681D" w14:textId="77777777" w:rsidR="0059704C" w:rsidRPr="0015467F" w:rsidRDefault="0059704C" w:rsidP="0015467F">
            <w:pPr>
              <w:tabs>
                <w:tab w:val="left" w:pos="1152"/>
              </w:tabs>
              <w:jc w:val="both"/>
              <w:rPr>
                <w:sz w:val="26"/>
                <w:szCs w:val="26"/>
                <w:lang w:val="en-US"/>
              </w:rPr>
            </w:pPr>
            <w:r w:rsidRPr="0015467F">
              <w:rPr>
                <w:sz w:val="26"/>
                <w:szCs w:val="26"/>
                <w:lang w:val="en-US"/>
              </w:rPr>
              <w:t>05c/TP/HGCS-TCPL</w:t>
            </w:r>
          </w:p>
        </w:tc>
        <w:tc>
          <w:tcPr>
            <w:tcW w:w="0" w:type="auto"/>
            <w:shd w:val="clear" w:color="auto" w:fill="FFFFFF"/>
            <w:tcMar>
              <w:top w:w="0" w:type="dxa"/>
              <w:left w:w="45" w:type="dxa"/>
              <w:bottom w:w="0" w:type="dxa"/>
              <w:right w:w="45" w:type="dxa"/>
            </w:tcMar>
            <w:vAlign w:val="center"/>
            <w:hideMark/>
          </w:tcPr>
          <w:p w14:paraId="012BF608" w14:textId="0A98EE13" w:rsidR="0059704C" w:rsidRPr="0015467F" w:rsidRDefault="0059704C" w:rsidP="0015467F">
            <w:pPr>
              <w:tabs>
                <w:tab w:val="left" w:pos="1152"/>
              </w:tabs>
              <w:jc w:val="both"/>
              <w:rPr>
                <w:sz w:val="26"/>
                <w:szCs w:val="26"/>
                <w:lang w:val="en-US"/>
              </w:rPr>
            </w:pPr>
            <w:r w:rsidRPr="0015467F">
              <w:rPr>
                <w:sz w:val="26"/>
                <w:szCs w:val="26"/>
                <w:lang w:val="en-US"/>
              </w:rPr>
              <w:t>Kết quả công tác hòa giải ở cơ sở; số xã, phường, đặc khu đạt chuẩn tiếp cận pháp luật trên địa bàn tỉnh</w:t>
            </w:r>
            <w:r w:rsidR="005D262C">
              <w:rPr>
                <w:sz w:val="26"/>
                <w:szCs w:val="26"/>
                <w:lang w:val="en-US"/>
              </w:rPr>
              <w:t>/thành phố</w:t>
            </w:r>
          </w:p>
        </w:tc>
        <w:tc>
          <w:tcPr>
            <w:tcW w:w="1491" w:type="dxa"/>
            <w:shd w:val="clear" w:color="auto" w:fill="FFFFFF"/>
            <w:tcMar>
              <w:top w:w="0" w:type="dxa"/>
              <w:left w:w="45" w:type="dxa"/>
              <w:bottom w:w="0" w:type="dxa"/>
              <w:right w:w="45" w:type="dxa"/>
            </w:tcMar>
            <w:vAlign w:val="center"/>
            <w:hideMark/>
          </w:tcPr>
          <w:p w14:paraId="0E8A4E0D" w14:textId="7D1A048D" w:rsidR="0059704C" w:rsidRPr="0015467F" w:rsidRDefault="005D262C"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6AE10497"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Sở Tư pháp </w:t>
            </w:r>
          </w:p>
        </w:tc>
        <w:tc>
          <w:tcPr>
            <w:tcW w:w="3937" w:type="dxa"/>
            <w:shd w:val="clear" w:color="auto" w:fill="FFFFFF"/>
            <w:tcMar>
              <w:top w:w="0" w:type="dxa"/>
              <w:left w:w="45" w:type="dxa"/>
              <w:bottom w:w="0" w:type="dxa"/>
              <w:right w:w="45" w:type="dxa"/>
            </w:tcMar>
            <w:vAlign w:val="center"/>
            <w:hideMark/>
          </w:tcPr>
          <w:p w14:paraId="5579FF37" w14:textId="5CD108FC" w:rsidR="0059704C" w:rsidRPr="0015467F" w:rsidRDefault="00C77144" w:rsidP="0015467F">
            <w:pPr>
              <w:tabs>
                <w:tab w:val="left" w:pos="1152"/>
              </w:tabs>
              <w:jc w:val="both"/>
              <w:rPr>
                <w:sz w:val="26"/>
                <w:szCs w:val="26"/>
                <w:lang w:val="en-US"/>
              </w:rPr>
            </w:pPr>
            <w:r w:rsidRPr="00DB43FE">
              <w:rPr>
                <w:spacing w:val="-10"/>
                <w:sz w:val="26"/>
                <w:szCs w:val="26"/>
                <w:lang w:val="en-US"/>
              </w:rPr>
              <w:t>Bộ Tư pháp (Cục Kế hoạch - Tài chính)</w:t>
            </w:r>
          </w:p>
        </w:tc>
      </w:tr>
      <w:tr w:rsidR="00655873" w:rsidRPr="0059704C" w14:paraId="7C8DD740" w14:textId="77777777" w:rsidTr="0071750C">
        <w:trPr>
          <w:cantSplit/>
          <w:trHeight w:val="1260"/>
        </w:trPr>
        <w:tc>
          <w:tcPr>
            <w:tcW w:w="0" w:type="auto"/>
            <w:shd w:val="clear" w:color="auto" w:fill="FFFFFF"/>
            <w:tcMar>
              <w:top w:w="0" w:type="dxa"/>
              <w:left w:w="45" w:type="dxa"/>
              <w:bottom w:w="0" w:type="dxa"/>
              <w:right w:w="45" w:type="dxa"/>
            </w:tcMar>
            <w:vAlign w:val="center"/>
            <w:hideMark/>
          </w:tcPr>
          <w:p w14:paraId="04400576" w14:textId="35C84ECC" w:rsidR="0059704C" w:rsidRPr="0015467F" w:rsidRDefault="0059704C" w:rsidP="006701F6">
            <w:pPr>
              <w:tabs>
                <w:tab w:val="left" w:pos="1152"/>
              </w:tabs>
              <w:jc w:val="center"/>
              <w:rPr>
                <w:sz w:val="26"/>
                <w:szCs w:val="26"/>
                <w:lang w:val="en-US"/>
              </w:rPr>
            </w:pPr>
            <w:r w:rsidRPr="0015467F">
              <w:rPr>
                <w:sz w:val="26"/>
                <w:szCs w:val="26"/>
                <w:lang w:val="en-US"/>
              </w:rPr>
              <w:t>1</w:t>
            </w:r>
            <w:r w:rsidR="00AD37DD">
              <w:rPr>
                <w:sz w:val="26"/>
                <w:szCs w:val="26"/>
                <w:lang w:val="en-US"/>
              </w:rPr>
              <w:t>9</w:t>
            </w:r>
          </w:p>
        </w:tc>
        <w:tc>
          <w:tcPr>
            <w:tcW w:w="0" w:type="auto"/>
            <w:shd w:val="clear" w:color="auto" w:fill="FFFFFF"/>
            <w:tcMar>
              <w:top w:w="0" w:type="dxa"/>
              <w:left w:w="45" w:type="dxa"/>
              <w:bottom w:w="0" w:type="dxa"/>
              <w:right w:w="45" w:type="dxa"/>
            </w:tcMar>
            <w:vAlign w:val="center"/>
            <w:hideMark/>
          </w:tcPr>
          <w:p w14:paraId="271E3EBC" w14:textId="77777777" w:rsidR="0059704C" w:rsidRPr="0015467F" w:rsidRDefault="0059704C" w:rsidP="0015467F">
            <w:pPr>
              <w:tabs>
                <w:tab w:val="left" w:pos="1152"/>
              </w:tabs>
              <w:jc w:val="both"/>
              <w:rPr>
                <w:sz w:val="26"/>
                <w:szCs w:val="26"/>
                <w:lang w:val="en-US"/>
              </w:rPr>
            </w:pPr>
            <w:r w:rsidRPr="0015467F">
              <w:rPr>
                <w:sz w:val="26"/>
                <w:szCs w:val="26"/>
                <w:lang w:val="en-US"/>
              </w:rPr>
              <w:t>06a/TP/HT</w:t>
            </w:r>
          </w:p>
        </w:tc>
        <w:tc>
          <w:tcPr>
            <w:tcW w:w="0" w:type="auto"/>
            <w:shd w:val="clear" w:color="auto" w:fill="FFFFFF"/>
            <w:tcMar>
              <w:top w:w="0" w:type="dxa"/>
              <w:left w:w="45" w:type="dxa"/>
              <w:bottom w:w="0" w:type="dxa"/>
              <w:right w:w="45" w:type="dxa"/>
            </w:tcMar>
            <w:vAlign w:val="center"/>
            <w:hideMark/>
          </w:tcPr>
          <w:p w14:paraId="4E5974FC" w14:textId="77777777" w:rsidR="0059704C" w:rsidRPr="0015467F" w:rsidRDefault="0059704C" w:rsidP="0015467F">
            <w:pPr>
              <w:tabs>
                <w:tab w:val="left" w:pos="1152"/>
              </w:tabs>
              <w:jc w:val="both"/>
              <w:rPr>
                <w:sz w:val="26"/>
                <w:szCs w:val="26"/>
                <w:lang w:val="en-US"/>
              </w:rPr>
            </w:pPr>
            <w:r w:rsidRPr="0015467F">
              <w:rPr>
                <w:sz w:val="26"/>
                <w:szCs w:val="26"/>
                <w:lang w:val="en-US"/>
              </w:rPr>
              <w:t>Kết quả đăng ký khai sinh, khai tử, kết hôn tại ủy ban nhân dân (UBND) cấp xã</w:t>
            </w:r>
          </w:p>
        </w:tc>
        <w:tc>
          <w:tcPr>
            <w:tcW w:w="1491" w:type="dxa"/>
            <w:shd w:val="clear" w:color="auto" w:fill="FFFFFF"/>
            <w:tcMar>
              <w:top w:w="0" w:type="dxa"/>
              <w:left w:w="45" w:type="dxa"/>
              <w:bottom w:w="0" w:type="dxa"/>
              <w:right w:w="45" w:type="dxa"/>
            </w:tcMar>
            <w:vAlign w:val="center"/>
            <w:hideMark/>
          </w:tcPr>
          <w:p w14:paraId="58E9B459" w14:textId="3D5996FF"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18B89B24" w14:textId="77777777" w:rsidR="0059704C" w:rsidRPr="0015467F" w:rsidRDefault="0059704C" w:rsidP="0015467F">
            <w:pPr>
              <w:tabs>
                <w:tab w:val="left" w:pos="1152"/>
              </w:tabs>
              <w:jc w:val="both"/>
              <w:rPr>
                <w:sz w:val="26"/>
                <w:szCs w:val="26"/>
                <w:lang w:val="en-US"/>
              </w:rPr>
            </w:pPr>
            <w:r w:rsidRPr="0015467F">
              <w:rPr>
                <w:sz w:val="26"/>
                <w:szCs w:val="26"/>
                <w:lang w:val="en-US"/>
              </w:rPr>
              <w:t>UBND xã/phường/đặc khu</w:t>
            </w:r>
          </w:p>
        </w:tc>
        <w:tc>
          <w:tcPr>
            <w:tcW w:w="3937" w:type="dxa"/>
            <w:shd w:val="clear" w:color="auto" w:fill="FFFFFF"/>
            <w:tcMar>
              <w:top w:w="0" w:type="dxa"/>
              <w:left w:w="45" w:type="dxa"/>
              <w:bottom w:w="0" w:type="dxa"/>
              <w:right w:w="45" w:type="dxa"/>
            </w:tcMar>
            <w:vAlign w:val="center"/>
            <w:hideMark/>
          </w:tcPr>
          <w:p w14:paraId="7D2481A0" w14:textId="24C39363" w:rsidR="0059704C" w:rsidRPr="0015467F" w:rsidRDefault="005F3FBD" w:rsidP="0015467F">
            <w:pPr>
              <w:tabs>
                <w:tab w:val="left" w:pos="1152"/>
              </w:tabs>
              <w:jc w:val="both"/>
              <w:rPr>
                <w:sz w:val="26"/>
                <w:szCs w:val="26"/>
                <w:lang w:val="en-US"/>
              </w:rPr>
            </w:pPr>
            <w:r>
              <w:rPr>
                <w:sz w:val="26"/>
                <w:szCs w:val="26"/>
                <w:lang w:val="en-US"/>
              </w:rPr>
              <w:t>Sở Tư pháp</w:t>
            </w:r>
          </w:p>
        </w:tc>
      </w:tr>
      <w:tr w:rsidR="00655873" w:rsidRPr="0059704C" w14:paraId="6885D996" w14:textId="77777777" w:rsidTr="0071750C">
        <w:trPr>
          <w:cantSplit/>
          <w:trHeight w:val="945"/>
        </w:trPr>
        <w:tc>
          <w:tcPr>
            <w:tcW w:w="0" w:type="auto"/>
            <w:shd w:val="clear" w:color="auto" w:fill="FFFFFF"/>
            <w:tcMar>
              <w:top w:w="0" w:type="dxa"/>
              <w:left w:w="45" w:type="dxa"/>
              <w:bottom w:w="0" w:type="dxa"/>
              <w:right w:w="45" w:type="dxa"/>
            </w:tcMar>
            <w:vAlign w:val="center"/>
            <w:hideMark/>
          </w:tcPr>
          <w:p w14:paraId="6887A377" w14:textId="39AE9935" w:rsidR="0059704C" w:rsidRPr="0015467F" w:rsidRDefault="00AD37DD" w:rsidP="006701F6">
            <w:pPr>
              <w:tabs>
                <w:tab w:val="left" w:pos="1152"/>
              </w:tabs>
              <w:jc w:val="center"/>
              <w:rPr>
                <w:sz w:val="26"/>
                <w:szCs w:val="26"/>
                <w:lang w:val="en-US"/>
              </w:rPr>
            </w:pPr>
            <w:r>
              <w:rPr>
                <w:sz w:val="26"/>
                <w:szCs w:val="26"/>
                <w:lang w:val="en-US"/>
              </w:rPr>
              <w:t>20</w:t>
            </w:r>
          </w:p>
        </w:tc>
        <w:tc>
          <w:tcPr>
            <w:tcW w:w="0" w:type="auto"/>
            <w:shd w:val="clear" w:color="auto" w:fill="FFFFFF"/>
            <w:tcMar>
              <w:top w:w="0" w:type="dxa"/>
              <w:left w:w="45" w:type="dxa"/>
              <w:bottom w:w="0" w:type="dxa"/>
              <w:right w:w="45" w:type="dxa"/>
            </w:tcMar>
            <w:vAlign w:val="center"/>
            <w:hideMark/>
          </w:tcPr>
          <w:p w14:paraId="3696F7C1" w14:textId="77777777" w:rsidR="0059704C" w:rsidRPr="0015467F" w:rsidRDefault="0059704C" w:rsidP="0015467F">
            <w:pPr>
              <w:tabs>
                <w:tab w:val="left" w:pos="1152"/>
              </w:tabs>
              <w:jc w:val="both"/>
              <w:rPr>
                <w:sz w:val="26"/>
                <w:szCs w:val="26"/>
                <w:lang w:val="en-US"/>
              </w:rPr>
            </w:pPr>
            <w:r w:rsidRPr="0015467F">
              <w:rPr>
                <w:sz w:val="26"/>
                <w:szCs w:val="26"/>
                <w:lang w:val="en-US"/>
              </w:rPr>
              <w:t>06b/TP/HT</w:t>
            </w:r>
          </w:p>
        </w:tc>
        <w:tc>
          <w:tcPr>
            <w:tcW w:w="0" w:type="auto"/>
            <w:shd w:val="clear" w:color="auto" w:fill="FFFFFF"/>
            <w:tcMar>
              <w:top w:w="0" w:type="dxa"/>
              <w:left w:w="45" w:type="dxa"/>
              <w:bottom w:w="0" w:type="dxa"/>
              <w:right w:w="45" w:type="dxa"/>
            </w:tcMar>
            <w:vAlign w:val="center"/>
            <w:hideMark/>
          </w:tcPr>
          <w:p w14:paraId="58AB73B0" w14:textId="77777777" w:rsidR="0059704C" w:rsidRPr="0015467F" w:rsidRDefault="0059704C" w:rsidP="0015467F">
            <w:pPr>
              <w:tabs>
                <w:tab w:val="left" w:pos="1152"/>
              </w:tabs>
              <w:jc w:val="both"/>
              <w:rPr>
                <w:sz w:val="26"/>
                <w:szCs w:val="26"/>
                <w:lang w:val="en-US"/>
              </w:rPr>
            </w:pPr>
            <w:r w:rsidRPr="0015467F">
              <w:rPr>
                <w:sz w:val="26"/>
                <w:szCs w:val="26"/>
                <w:lang w:val="en-US"/>
              </w:rPr>
              <w:t>Kết quả đăng ký khai sinh, khai tử, kết hôn trên địa bàn tỉnh/thành phố</w:t>
            </w:r>
          </w:p>
        </w:tc>
        <w:tc>
          <w:tcPr>
            <w:tcW w:w="1491" w:type="dxa"/>
            <w:shd w:val="clear" w:color="auto" w:fill="FFFFFF"/>
            <w:tcMar>
              <w:top w:w="0" w:type="dxa"/>
              <w:left w:w="45" w:type="dxa"/>
              <w:bottom w:w="0" w:type="dxa"/>
              <w:right w:w="45" w:type="dxa"/>
            </w:tcMar>
            <w:vAlign w:val="center"/>
            <w:hideMark/>
          </w:tcPr>
          <w:p w14:paraId="44821934" w14:textId="0C91AC66"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4E0DB9CE"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Sở Tư pháp </w:t>
            </w:r>
          </w:p>
        </w:tc>
        <w:tc>
          <w:tcPr>
            <w:tcW w:w="3937" w:type="dxa"/>
            <w:shd w:val="clear" w:color="auto" w:fill="FFFFFF"/>
            <w:tcMar>
              <w:top w:w="0" w:type="dxa"/>
              <w:left w:w="45" w:type="dxa"/>
              <w:bottom w:w="0" w:type="dxa"/>
              <w:right w:w="45" w:type="dxa"/>
            </w:tcMar>
            <w:vAlign w:val="center"/>
            <w:hideMark/>
          </w:tcPr>
          <w:p w14:paraId="7F9DEC79" w14:textId="5A528C6E" w:rsidR="0059704C" w:rsidRPr="006A3C88" w:rsidRDefault="00C77144" w:rsidP="0015467F">
            <w:pPr>
              <w:tabs>
                <w:tab w:val="left" w:pos="1152"/>
              </w:tabs>
              <w:jc w:val="both"/>
              <w:rPr>
                <w:sz w:val="26"/>
                <w:szCs w:val="26"/>
                <w:lang w:val="en-US"/>
              </w:rPr>
            </w:pPr>
            <w:r w:rsidRPr="00DB43FE">
              <w:rPr>
                <w:spacing w:val="-10"/>
                <w:sz w:val="26"/>
                <w:szCs w:val="26"/>
                <w:lang w:val="en-US"/>
              </w:rPr>
              <w:t>Bộ Tư pháp (Cục Kế hoạch - Tài chính)</w:t>
            </w:r>
          </w:p>
        </w:tc>
      </w:tr>
      <w:tr w:rsidR="00655873" w:rsidRPr="0059704C" w14:paraId="411A04F1" w14:textId="77777777" w:rsidTr="0071750C">
        <w:trPr>
          <w:cantSplit/>
          <w:trHeight w:val="630"/>
        </w:trPr>
        <w:tc>
          <w:tcPr>
            <w:tcW w:w="0" w:type="auto"/>
            <w:shd w:val="clear" w:color="auto" w:fill="FFFFFF"/>
            <w:tcMar>
              <w:top w:w="0" w:type="dxa"/>
              <w:left w:w="45" w:type="dxa"/>
              <w:bottom w:w="0" w:type="dxa"/>
              <w:right w:w="45" w:type="dxa"/>
            </w:tcMar>
            <w:vAlign w:val="center"/>
            <w:hideMark/>
          </w:tcPr>
          <w:p w14:paraId="71F9449A" w14:textId="7A3867E2" w:rsidR="0059704C" w:rsidRPr="0015467F" w:rsidRDefault="00AD37DD" w:rsidP="006701F6">
            <w:pPr>
              <w:tabs>
                <w:tab w:val="left" w:pos="1152"/>
              </w:tabs>
              <w:jc w:val="center"/>
              <w:rPr>
                <w:sz w:val="26"/>
                <w:szCs w:val="26"/>
                <w:lang w:val="en-US"/>
              </w:rPr>
            </w:pPr>
            <w:r>
              <w:rPr>
                <w:sz w:val="26"/>
                <w:szCs w:val="26"/>
                <w:lang w:val="en-US"/>
              </w:rPr>
              <w:t>2</w:t>
            </w:r>
            <w:r w:rsidR="0059704C"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02C9C47B" w14:textId="77777777" w:rsidR="0059704C" w:rsidRPr="0015467F" w:rsidRDefault="0059704C" w:rsidP="0015467F">
            <w:pPr>
              <w:tabs>
                <w:tab w:val="left" w:pos="1152"/>
              </w:tabs>
              <w:jc w:val="both"/>
              <w:rPr>
                <w:sz w:val="26"/>
                <w:szCs w:val="26"/>
                <w:lang w:val="en-US"/>
              </w:rPr>
            </w:pPr>
            <w:r w:rsidRPr="0015467F">
              <w:rPr>
                <w:sz w:val="26"/>
                <w:szCs w:val="26"/>
                <w:lang w:val="en-US"/>
              </w:rPr>
              <w:t>06c/TP/HTK</w:t>
            </w:r>
          </w:p>
        </w:tc>
        <w:tc>
          <w:tcPr>
            <w:tcW w:w="0" w:type="auto"/>
            <w:shd w:val="clear" w:color="auto" w:fill="FFFFFF"/>
            <w:tcMar>
              <w:top w:w="0" w:type="dxa"/>
              <w:left w:w="45" w:type="dxa"/>
              <w:bottom w:w="0" w:type="dxa"/>
              <w:right w:w="45" w:type="dxa"/>
            </w:tcMar>
            <w:vAlign w:val="center"/>
            <w:hideMark/>
          </w:tcPr>
          <w:p w14:paraId="118351F7" w14:textId="77777777" w:rsidR="0059704C" w:rsidRPr="0015467F" w:rsidRDefault="0059704C" w:rsidP="0015467F">
            <w:pPr>
              <w:tabs>
                <w:tab w:val="left" w:pos="1152"/>
              </w:tabs>
              <w:jc w:val="both"/>
              <w:rPr>
                <w:sz w:val="26"/>
                <w:szCs w:val="26"/>
                <w:lang w:val="en-US"/>
              </w:rPr>
            </w:pPr>
            <w:r w:rsidRPr="0015467F">
              <w:rPr>
                <w:sz w:val="26"/>
                <w:szCs w:val="26"/>
                <w:lang w:val="en-US"/>
              </w:rPr>
              <w:t>Kết quả đăng ký các việc hộ tịch khác tại ủy ban nhân dân (UBND) cấp xã</w:t>
            </w:r>
          </w:p>
        </w:tc>
        <w:tc>
          <w:tcPr>
            <w:tcW w:w="1491" w:type="dxa"/>
            <w:shd w:val="clear" w:color="auto" w:fill="FFFFFF"/>
            <w:tcMar>
              <w:top w:w="0" w:type="dxa"/>
              <w:left w:w="45" w:type="dxa"/>
              <w:bottom w:w="0" w:type="dxa"/>
              <w:right w:w="45" w:type="dxa"/>
            </w:tcMar>
            <w:vAlign w:val="center"/>
            <w:hideMark/>
          </w:tcPr>
          <w:p w14:paraId="75EC3BCF" w14:textId="5912D675" w:rsidR="0059704C" w:rsidRPr="0015467F" w:rsidRDefault="00642B90" w:rsidP="006701F6">
            <w:pPr>
              <w:tabs>
                <w:tab w:val="left" w:pos="1152"/>
              </w:tabs>
              <w:jc w:val="center"/>
              <w:rPr>
                <w:sz w:val="26"/>
                <w:szCs w:val="26"/>
                <w:lang w:val="en-US"/>
              </w:rPr>
            </w:pPr>
            <w:r>
              <w:rPr>
                <w:sz w:val="26"/>
                <w:szCs w:val="26"/>
                <w:lang w:val="en-US"/>
              </w:rPr>
              <w:t>Tròn năm</w:t>
            </w:r>
          </w:p>
        </w:tc>
        <w:tc>
          <w:tcPr>
            <w:tcW w:w="0" w:type="auto"/>
            <w:shd w:val="clear" w:color="auto" w:fill="FFFFFF"/>
            <w:tcMar>
              <w:top w:w="0" w:type="dxa"/>
              <w:left w:w="45" w:type="dxa"/>
              <w:bottom w:w="0" w:type="dxa"/>
              <w:right w:w="45" w:type="dxa"/>
            </w:tcMar>
            <w:vAlign w:val="center"/>
            <w:hideMark/>
          </w:tcPr>
          <w:p w14:paraId="02BF6532" w14:textId="77777777" w:rsidR="0059704C" w:rsidRPr="0015467F" w:rsidRDefault="0059704C" w:rsidP="0015467F">
            <w:pPr>
              <w:tabs>
                <w:tab w:val="left" w:pos="1152"/>
              </w:tabs>
              <w:jc w:val="both"/>
              <w:rPr>
                <w:sz w:val="26"/>
                <w:szCs w:val="26"/>
                <w:lang w:val="en-US"/>
              </w:rPr>
            </w:pPr>
            <w:r w:rsidRPr="0015467F">
              <w:rPr>
                <w:sz w:val="26"/>
                <w:szCs w:val="26"/>
                <w:lang w:val="en-US"/>
              </w:rPr>
              <w:t>UBND xã/phường/đặc khu</w:t>
            </w:r>
          </w:p>
        </w:tc>
        <w:tc>
          <w:tcPr>
            <w:tcW w:w="3937" w:type="dxa"/>
            <w:shd w:val="clear" w:color="auto" w:fill="FFFFFF"/>
            <w:tcMar>
              <w:top w:w="0" w:type="dxa"/>
              <w:left w:w="45" w:type="dxa"/>
              <w:bottom w:w="0" w:type="dxa"/>
              <w:right w:w="45" w:type="dxa"/>
            </w:tcMar>
            <w:vAlign w:val="center"/>
            <w:hideMark/>
          </w:tcPr>
          <w:p w14:paraId="0399DF59"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Sở Tư pháp </w:t>
            </w:r>
          </w:p>
        </w:tc>
      </w:tr>
      <w:tr w:rsidR="00C77144" w:rsidRPr="0059704C" w14:paraId="4F72ACD8"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1E3C7772" w14:textId="618CBC7F" w:rsidR="00C77144" w:rsidRPr="0015467F" w:rsidRDefault="00AD37DD" w:rsidP="00C77144">
            <w:pPr>
              <w:tabs>
                <w:tab w:val="left" w:pos="1152"/>
              </w:tabs>
              <w:jc w:val="center"/>
              <w:rPr>
                <w:sz w:val="26"/>
                <w:szCs w:val="26"/>
                <w:lang w:val="en-US"/>
              </w:rPr>
            </w:pPr>
            <w:r>
              <w:rPr>
                <w:sz w:val="26"/>
                <w:szCs w:val="26"/>
                <w:lang w:val="en-US"/>
              </w:rPr>
              <w:t>22</w:t>
            </w:r>
          </w:p>
        </w:tc>
        <w:tc>
          <w:tcPr>
            <w:tcW w:w="0" w:type="auto"/>
            <w:shd w:val="clear" w:color="auto" w:fill="FFFFFF"/>
            <w:tcMar>
              <w:top w:w="0" w:type="dxa"/>
              <w:left w:w="45" w:type="dxa"/>
              <w:bottom w:w="0" w:type="dxa"/>
              <w:right w:w="45" w:type="dxa"/>
            </w:tcMar>
            <w:vAlign w:val="center"/>
            <w:hideMark/>
          </w:tcPr>
          <w:p w14:paraId="10BF1C2B" w14:textId="77777777" w:rsidR="00C77144" w:rsidRPr="0015467F" w:rsidRDefault="00C77144" w:rsidP="00C77144">
            <w:pPr>
              <w:tabs>
                <w:tab w:val="left" w:pos="1152"/>
              </w:tabs>
              <w:jc w:val="both"/>
              <w:rPr>
                <w:sz w:val="26"/>
                <w:szCs w:val="26"/>
                <w:lang w:val="en-US"/>
              </w:rPr>
            </w:pPr>
            <w:r w:rsidRPr="0015467F">
              <w:rPr>
                <w:sz w:val="26"/>
                <w:szCs w:val="26"/>
                <w:lang w:val="en-US"/>
              </w:rPr>
              <w:t>06d/TP/HTK</w:t>
            </w:r>
          </w:p>
        </w:tc>
        <w:tc>
          <w:tcPr>
            <w:tcW w:w="0" w:type="auto"/>
            <w:shd w:val="clear" w:color="auto" w:fill="FFFFFF"/>
            <w:tcMar>
              <w:top w:w="0" w:type="dxa"/>
              <w:left w:w="45" w:type="dxa"/>
              <w:bottom w:w="0" w:type="dxa"/>
              <w:right w:w="45" w:type="dxa"/>
            </w:tcMar>
            <w:vAlign w:val="center"/>
            <w:hideMark/>
          </w:tcPr>
          <w:p w14:paraId="0EA8699A" w14:textId="77777777" w:rsidR="00C77144" w:rsidRPr="0015467F" w:rsidRDefault="00C77144" w:rsidP="00C77144">
            <w:pPr>
              <w:tabs>
                <w:tab w:val="left" w:pos="1152"/>
              </w:tabs>
              <w:jc w:val="both"/>
              <w:rPr>
                <w:sz w:val="26"/>
                <w:szCs w:val="26"/>
                <w:lang w:val="en-US"/>
              </w:rPr>
            </w:pPr>
            <w:r w:rsidRPr="0015467F">
              <w:rPr>
                <w:sz w:val="26"/>
                <w:szCs w:val="26"/>
                <w:lang w:val="en-US"/>
              </w:rPr>
              <w:t>Kết quả đăng ký các việc hộ tịch khác trên địa bàn tỉnh/thành phố</w:t>
            </w:r>
          </w:p>
        </w:tc>
        <w:tc>
          <w:tcPr>
            <w:tcW w:w="1491" w:type="dxa"/>
            <w:shd w:val="clear" w:color="auto" w:fill="FFFFFF"/>
            <w:tcMar>
              <w:top w:w="0" w:type="dxa"/>
              <w:left w:w="45" w:type="dxa"/>
              <w:bottom w:w="0" w:type="dxa"/>
              <w:right w:w="45" w:type="dxa"/>
            </w:tcMar>
            <w:vAlign w:val="center"/>
            <w:hideMark/>
          </w:tcPr>
          <w:p w14:paraId="6DE7F376" w14:textId="7C014469" w:rsidR="00C77144" w:rsidRPr="0015467F" w:rsidRDefault="00642B90" w:rsidP="00C77144">
            <w:pPr>
              <w:tabs>
                <w:tab w:val="left" w:pos="1152"/>
              </w:tabs>
              <w:jc w:val="center"/>
              <w:rPr>
                <w:sz w:val="26"/>
                <w:szCs w:val="26"/>
                <w:lang w:val="en-US"/>
              </w:rPr>
            </w:pPr>
            <w:r>
              <w:rPr>
                <w:sz w:val="26"/>
                <w:szCs w:val="26"/>
                <w:lang w:val="en-US"/>
              </w:rPr>
              <w:t>Tròn năm</w:t>
            </w:r>
          </w:p>
        </w:tc>
        <w:tc>
          <w:tcPr>
            <w:tcW w:w="0" w:type="auto"/>
            <w:shd w:val="clear" w:color="auto" w:fill="FFFFFF"/>
            <w:tcMar>
              <w:top w:w="0" w:type="dxa"/>
              <w:left w:w="45" w:type="dxa"/>
              <w:bottom w:w="0" w:type="dxa"/>
              <w:right w:w="45" w:type="dxa"/>
            </w:tcMar>
            <w:vAlign w:val="center"/>
            <w:hideMark/>
          </w:tcPr>
          <w:p w14:paraId="7673F0BF" w14:textId="77777777" w:rsidR="00C77144" w:rsidRPr="0015467F" w:rsidRDefault="00C77144" w:rsidP="00C77144">
            <w:pPr>
              <w:tabs>
                <w:tab w:val="left" w:pos="1152"/>
              </w:tabs>
              <w:jc w:val="both"/>
              <w:rPr>
                <w:sz w:val="26"/>
                <w:szCs w:val="26"/>
                <w:lang w:val="en-US"/>
              </w:rPr>
            </w:pPr>
            <w:r w:rsidRPr="0015467F">
              <w:rPr>
                <w:sz w:val="26"/>
                <w:szCs w:val="26"/>
                <w:lang w:val="en-US"/>
              </w:rPr>
              <w:t xml:space="preserve">Sở Tư pháp </w:t>
            </w:r>
          </w:p>
        </w:tc>
        <w:tc>
          <w:tcPr>
            <w:tcW w:w="3937" w:type="dxa"/>
            <w:shd w:val="clear" w:color="auto" w:fill="FFFFFF"/>
            <w:tcMar>
              <w:top w:w="0" w:type="dxa"/>
              <w:left w:w="45" w:type="dxa"/>
              <w:bottom w:w="0" w:type="dxa"/>
              <w:right w:w="45" w:type="dxa"/>
            </w:tcMar>
            <w:vAlign w:val="center"/>
            <w:hideMark/>
          </w:tcPr>
          <w:p w14:paraId="58E7CB64" w14:textId="2BE22C7B" w:rsidR="00C77144" w:rsidRPr="0015467F" w:rsidRDefault="00C77144" w:rsidP="00E844FC">
            <w:pPr>
              <w:tabs>
                <w:tab w:val="left" w:pos="1152"/>
              </w:tabs>
              <w:jc w:val="center"/>
              <w:rPr>
                <w:sz w:val="26"/>
                <w:szCs w:val="26"/>
                <w:lang w:val="en-US"/>
              </w:rPr>
            </w:pPr>
            <w:r w:rsidRPr="00FD4D50">
              <w:rPr>
                <w:spacing w:val="-10"/>
                <w:sz w:val="26"/>
                <w:szCs w:val="26"/>
                <w:lang w:val="en-US"/>
              </w:rPr>
              <w:t>Bộ Tư pháp (Cục Kế hoạch - Tài chính)</w:t>
            </w:r>
          </w:p>
        </w:tc>
      </w:tr>
      <w:tr w:rsidR="00C77144" w:rsidRPr="0059704C" w14:paraId="60D8FA00"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7D5DBB6C" w14:textId="6F2830E5" w:rsidR="00C77144" w:rsidRPr="0015467F" w:rsidRDefault="00C77144" w:rsidP="00C77144">
            <w:pPr>
              <w:tabs>
                <w:tab w:val="left" w:pos="1152"/>
              </w:tabs>
              <w:jc w:val="center"/>
              <w:rPr>
                <w:sz w:val="26"/>
                <w:szCs w:val="26"/>
                <w:lang w:val="en-US"/>
              </w:rPr>
            </w:pPr>
            <w:r w:rsidRPr="0015467F">
              <w:rPr>
                <w:sz w:val="26"/>
                <w:szCs w:val="26"/>
                <w:lang w:val="en-US"/>
              </w:rPr>
              <w:t>2</w:t>
            </w:r>
            <w:r w:rsidR="00AD37DD">
              <w:rPr>
                <w:sz w:val="26"/>
                <w:szCs w:val="26"/>
                <w:lang w:val="en-US"/>
              </w:rPr>
              <w:t>3</w:t>
            </w:r>
          </w:p>
        </w:tc>
        <w:tc>
          <w:tcPr>
            <w:tcW w:w="0" w:type="auto"/>
            <w:shd w:val="clear" w:color="auto" w:fill="FFFFFF"/>
            <w:tcMar>
              <w:top w:w="0" w:type="dxa"/>
              <w:left w:w="45" w:type="dxa"/>
              <w:bottom w:w="0" w:type="dxa"/>
              <w:right w:w="45" w:type="dxa"/>
            </w:tcMar>
            <w:vAlign w:val="center"/>
            <w:hideMark/>
          </w:tcPr>
          <w:p w14:paraId="0FEC2017" w14:textId="77777777" w:rsidR="00C77144" w:rsidRPr="0015467F" w:rsidRDefault="00C77144" w:rsidP="00C77144">
            <w:pPr>
              <w:tabs>
                <w:tab w:val="left" w:pos="1152"/>
              </w:tabs>
              <w:jc w:val="both"/>
              <w:rPr>
                <w:sz w:val="26"/>
                <w:szCs w:val="26"/>
                <w:lang w:val="en-US"/>
              </w:rPr>
            </w:pPr>
            <w:r w:rsidRPr="0015467F">
              <w:rPr>
                <w:sz w:val="26"/>
                <w:szCs w:val="26"/>
                <w:lang w:val="en-US"/>
              </w:rPr>
              <w:t>07/TP/QT</w:t>
            </w:r>
          </w:p>
        </w:tc>
        <w:tc>
          <w:tcPr>
            <w:tcW w:w="0" w:type="auto"/>
            <w:shd w:val="clear" w:color="auto" w:fill="FFFFFF"/>
            <w:tcMar>
              <w:top w:w="0" w:type="dxa"/>
              <w:left w:w="45" w:type="dxa"/>
              <w:bottom w:w="0" w:type="dxa"/>
              <w:right w:w="45" w:type="dxa"/>
            </w:tcMar>
            <w:vAlign w:val="center"/>
            <w:hideMark/>
          </w:tcPr>
          <w:p w14:paraId="7097BD96" w14:textId="77777777" w:rsidR="00C77144" w:rsidRPr="0015467F" w:rsidRDefault="00C77144" w:rsidP="00C77144">
            <w:pPr>
              <w:tabs>
                <w:tab w:val="left" w:pos="1152"/>
              </w:tabs>
              <w:jc w:val="both"/>
              <w:rPr>
                <w:sz w:val="26"/>
                <w:szCs w:val="26"/>
                <w:lang w:val="en-US"/>
              </w:rPr>
            </w:pPr>
            <w:r w:rsidRPr="0015467F">
              <w:rPr>
                <w:sz w:val="26"/>
                <w:szCs w:val="26"/>
                <w:lang w:val="en-US"/>
              </w:rPr>
              <w:t>Số trường hợp đã được chủ tịch nước cho nhập/trở lại/thôi quốc tịch Việt Nam</w:t>
            </w:r>
          </w:p>
        </w:tc>
        <w:tc>
          <w:tcPr>
            <w:tcW w:w="1491" w:type="dxa"/>
            <w:shd w:val="clear" w:color="auto" w:fill="FFFFFF"/>
            <w:tcMar>
              <w:top w:w="0" w:type="dxa"/>
              <w:left w:w="45" w:type="dxa"/>
              <w:bottom w:w="0" w:type="dxa"/>
              <w:right w:w="45" w:type="dxa"/>
            </w:tcMar>
            <w:vAlign w:val="center"/>
            <w:hideMark/>
          </w:tcPr>
          <w:p w14:paraId="08511C48" w14:textId="3EFB6B38" w:rsidR="00C77144" w:rsidRPr="0015467F" w:rsidRDefault="00642B90" w:rsidP="00C77144">
            <w:pPr>
              <w:tabs>
                <w:tab w:val="left" w:pos="1152"/>
              </w:tabs>
              <w:jc w:val="center"/>
              <w:rPr>
                <w:sz w:val="26"/>
                <w:szCs w:val="26"/>
                <w:lang w:val="en-US"/>
              </w:rPr>
            </w:pPr>
            <w:r>
              <w:rPr>
                <w:sz w:val="26"/>
                <w:szCs w:val="26"/>
                <w:lang w:val="en-US"/>
              </w:rPr>
              <w:t>Tròn năm</w:t>
            </w:r>
          </w:p>
        </w:tc>
        <w:tc>
          <w:tcPr>
            <w:tcW w:w="0" w:type="auto"/>
            <w:shd w:val="clear" w:color="auto" w:fill="FFFFFF"/>
            <w:tcMar>
              <w:top w:w="0" w:type="dxa"/>
              <w:left w:w="45" w:type="dxa"/>
              <w:bottom w:w="0" w:type="dxa"/>
              <w:right w:w="45" w:type="dxa"/>
            </w:tcMar>
            <w:vAlign w:val="center"/>
            <w:hideMark/>
          </w:tcPr>
          <w:p w14:paraId="2AB6A224" w14:textId="77777777" w:rsidR="00C77144" w:rsidRPr="0015467F" w:rsidRDefault="00C77144" w:rsidP="00C77144">
            <w:pPr>
              <w:tabs>
                <w:tab w:val="left" w:pos="1152"/>
              </w:tabs>
              <w:jc w:val="both"/>
              <w:rPr>
                <w:sz w:val="26"/>
                <w:szCs w:val="26"/>
                <w:lang w:val="en-US"/>
              </w:rPr>
            </w:pPr>
            <w:r w:rsidRPr="0015467F">
              <w:rPr>
                <w:sz w:val="26"/>
                <w:szCs w:val="26"/>
                <w:lang w:val="en-US"/>
              </w:rPr>
              <w:t>Cục Hành chính tư pháp (Bộ Tư pháp)</w:t>
            </w:r>
          </w:p>
        </w:tc>
        <w:tc>
          <w:tcPr>
            <w:tcW w:w="3937" w:type="dxa"/>
            <w:shd w:val="clear" w:color="auto" w:fill="FFFFFF"/>
            <w:tcMar>
              <w:top w:w="0" w:type="dxa"/>
              <w:left w:w="45" w:type="dxa"/>
              <w:bottom w:w="0" w:type="dxa"/>
              <w:right w:w="45" w:type="dxa"/>
            </w:tcMar>
            <w:vAlign w:val="center"/>
            <w:hideMark/>
          </w:tcPr>
          <w:p w14:paraId="3B770A75" w14:textId="1ED14054" w:rsidR="00C77144" w:rsidRPr="0015467F" w:rsidRDefault="00C77144" w:rsidP="00E844FC">
            <w:pPr>
              <w:tabs>
                <w:tab w:val="left" w:pos="1152"/>
              </w:tabs>
              <w:jc w:val="center"/>
              <w:rPr>
                <w:sz w:val="26"/>
                <w:szCs w:val="26"/>
                <w:lang w:val="en-US"/>
              </w:rPr>
            </w:pPr>
            <w:r w:rsidRPr="00FD4D50">
              <w:rPr>
                <w:spacing w:val="-10"/>
                <w:sz w:val="26"/>
                <w:szCs w:val="26"/>
                <w:lang w:val="en-US"/>
              </w:rPr>
              <w:t>Bộ Tư pháp (Cục Kế hoạch - Tài chính)</w:t>
            </w:r>
          </w:p>
        </w:tc>
      </w:tr>
      <w:tr w:rsidR="00655873" w:rsidRPr="0059704C" w14:paraId="1842509C" w14:textId="77777777" w:rsidTr="0071750C">
        <w:trPr>
          <w:cantSplit/>
          <w:trHeight w:val="630"/>
        </w:trPr>
        <w:tc>
          <w:tcPr>
            <w:tcW w:w="0" w:type="auto"/>
            <w:shd w:val="clear" w:color="auto" w:fill="FFFFFF"/>
            <w:tcMar>
              <w:top w:w="0" w:type="dxa"/>
              <w:left w:w="45" w:type="dxa"/>
              <w:bottom w:w="0" w:type="dxa"/>
              <w:right w:w="45" w:type="dxa"/>
            </w:tcMar>
            <w:vAlign w:val="center"/>
            <w:hideMark/>
          </w:tcPr>
          <w:p w14:paraId="7EFBC77C" w14:textId="73E8BC72" w:rsidR="0059704C" w:rsidRPr="0015467F" w:rsidRDefault="0059704C" w:rsidP="006701F6">
            <w:pPr>
              <w:tabs>
                <w:tab w:val="left" w:pos="1152"/>
              </w:tabs>
              <w:jc w:val="center"/>
              <w:rPr>
                <w:sz w:val="26"/>
                <w:szCs w:val="26"/>
                <w:lang w:val="en-US"/>
              </w:rPr>
            </w:pPr>
            <w:r w:rsidRPr="0015467F">
              <w:rPr>
                <w:sz w:val="26"/>
                <w:szCs w:val="26"/>
                <w:lang w:val="en-US"/>
              </w:rPr>
              <w:t>2</w:t>
            </w:r>
            <w:r w:rsidR="00AD37DD">
              <w:rPr>
                <w:sz w:val="26"/>
                <w:szCs w:val="26"/>
                <w:lang w:val="en-US"/>
              </w:rPr>
              <w:t>4</w:t>
            </w:r>
          </w:p>
        </w:tc>
        <w:tc>
          <w:tcPr>
            <w:tcW w:w="0" w:type="auto"/>
            <w:shd w:val="clear" w:color="auto" w:fill="FFFFFF"/>
            <w:tcMar>
              <w:top w:w="0" w:type="dxa"/>
              <w:left w:w="45" w:type="dxa"/>
              <w:bottom w:w="0" w:type="dxa"/>
              <w:right w:w="45" w:type="dxa"/>
            </w:tcMar>
            <w:vAlign w:val="center"/>
            <w:hideMark/>
          </w:tcPr>
          <w:p w14:paraId="1C20D90F" w14:textId="77777777" w:rsidR="0059704C" w:rsidRPr="0015467F" w:rsidRDefault="0059704C" w:rsidP="0015467F">
            <w:pPr>
              <w:tabs>
                <w:tab w:val="left" w:pos="1152"/>
              </w:tabs>
              <w:jc w:val="both"/>
              <w:rPr>
                <w:sz w:val="26"/>
                <w:szCs w:val="26"/>
                <w:lang w:val="en-US"/>
              </w:rPr>
            </w:pPr>
            <w:r w:rsidRPr="0015467F">
              <w:rPr>
                <w:sz w:val="26"/>
                <w:szCs w:val="26"/>
                <w:lang w:val="en-US"/>
              </w:rPr>
              <w:t>08a/TP/CNTN</w:t>
            </w:r>
          </w:p>
        </w:tc>
        <w:tc>
          <w:tcPr>
            <w:tcW w:w="0" w:type="auto"/>
            <w:shd w:val="clear" w:color="auto" w:fill="FFFFFF"/>
            <w:tcMar>
              <w:top w:w="0" w:type="dxa"/>
              <w:left w:w="45" w:type="dxa"/>
              <w:bottom w:w="0" w:type="dxa"/>
              <w:right w:w="45" w:type="dxa"/>
            </w:tcMar>
            <w:vAlign w:val="center"/>
            <w:hideMark/>
          </w:tcPr>
          <w:p w14:paraId="3333D56A" w14:textId="77777777" w:rsidR="0059704C" w:rsidRPr="0015467F" w:rsidRDefault="0059704C" w:rsidP="0015467F">
            <w:pPr>
              <w:tabs>
                <w:tab w:val="left" w:pos="1152"/>
              </w:tabs>
              <w:jc w:val="both"/>
              <w:rPr>
                <w:sz w:val="26"/>
                <w:szCs w:val="26"/>
                <w:lang w:val="en-US"/>
              </w:rPr>
            </w:pPr>
            <w:r w:rsidRPr="0015467F">
              <w:rPr>
                <w:sz w:val="26"/>
                <w:szCs w:val="26"/>
                <w:lang w:val="en-US"/>
              </w:rPr>
              <w:t>Kết quả đăng ký nuôi con nuôi trong nước tại ủy ban nhân dân (UBND) cấp xã</w:t>
            </w:r>
          </w:p>
        </w:tc>
        <w:tc>
          <w:tcPr>
            <w:tcW w:w="1491" w:type="dxa"/>
            <w:shd w:val="clear" w:color="auto" w:fill="FFFFFF"/>
            <w:tcMar>
              <w:top w:w="0" w:type="dxa"/>
              <w:left w:w="45" w:type="dxa"/>
              <w:bottom w:w="0" w:type="dxa"/>
              <w:right w:w="45" w:type="dxa"/>
            </w:tcMar>
            <w:vAlign w:val="center"/>
            <w:hideMark/>
          </w:tcPr>
          <w:p w14:paraId="668F097D" w14:textId="7FCA0137" w:rsidR="0059704C" w:rsidRPr="0015467F" w:rsidRDefault="00CD18B7"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186BF347" w14:textId="77777777" w:rsidR="0059704C" w:rsidRPr="0015467F" w:rsidRDefault="0059704C" w:rsidP="0015467F">
            <w:pPr>
              <w:tabs>
                <w:tab w:val="left" w:pos="1152"/>
              </w:tabs>
              <w:jc w:val="both"/>
              <w:rPr>
                <w:sz w:val="26"/>
                <w:szCs w:val="26"/>
                <w:lang w:val="en-US"/>
              </w:rPr>
            </w:pPr>
            <w:r w:rsidRPr="0015467F">
              <w:rPr>
                <w:sz w:val="26"/>
                <w:szCs w:val="26"/>
                <w:lang w:val="en-US"/>
              </w:rPr>
              <w:t>UBND xã/phường/đặc khu</w:t>
            </w:r>
          </w:p>
        </w:tc>
        <w:tc>
          <w:tcPr>
            <w:tcW w:w="3937" w:type="dxa"/>
            <w:shd w:val="clear" w:color="auto" w:fill="FFFFFF"/>
            <w:tcMar>
              <w:top w:w="0" w:type="dxa"/>
              <w:left w:w="45" w:type="dxa"/>
              <w:bottom w:w="0" w:type="dxa"/>
              <w:right w:w="45" w:type="dxa"/>
            </w:tcMar>
            <w:vAlign w:val="center"/>
            <w:hideMark/>
          </w:tcPr>
          <w:p w14:paraId="0060AFBB"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Sở Tư pháp </w:t>
            </w:r>
          </w:p>
        </w:tc>
      </w:tr>
      <w:tr w:rsidR="00C77144" w:rsidRPr="0059704C" w14:paraId="38947C4D" w14:textId="77777777" w:rsidTr="0071750C">
        <w:trPr>
          <w:cantSplit/>
          <w:trHeight w:val="945"/>
        </w:trPr>
        <w:tc>
          <w:tcPr>
            <w:tcW w:w="0" w:type="auto"/>
            <w:shd w:val="clear" w:color="auto" w:fill="FFFFFF"/>
            <w:tcMar>
              <w:top w:w="0" w:type="dxa"/>
              <w:left w:w="45" w:type="dxa"/>
              <w:bottom w:w="0" w:type="dxa"/>
              <w:right w:w="45" w:type="dxa"/>
            </w:tcMar>
            <w:vAlign w:val="center"/>
            <w:hideMark/>
          </w:tcPr>
          <w:p w14:paraId="431B2293" w14:textId="429259F9" w:rsidR="00C77144" w:rsidRPr="0015467F" w:rsidRDefault="00C77144" w:rsidP="00C77144">
            <w:pPr>
              <w:tabs>
                <w:tab w:val="left" w:pos="1152"/>
              </w:tabs>
              <w:jc w:val="center"/>
              <w:rPr>
                <w:sz w:val="26"/>
                <w:szCs w:val="26"/>
                <w:lang w:val="en-US"/>
              </w:rPr>
            </w:pPr>
            <w:r w:rsidRPr="0015467F">
              <w:rPr>
                <w:sz w:val="26"/>
                <w:szCs w:val="26"/>
                <w:lang w:val="en-US"/>
              </w:rPr>
              <w:t>2</w:t>
            </w:r>
            <w:r w:rsidR="00AD37DD">
              <w:rPr>
                <w:sz w:val="26"/>
                <w:szCs w:val="26"/>
                <w:lang w:val="en-US"/>
              </w:rPr>
              <w:t>5</w:t>
            </w:r>
          </w:p>
        </w:tc>
        <w:tc>
          <w:tcPr>
            <w:tcW w:w="0" w:type="auto"/>
            <w:shd w:val="clear" w:color="auto" w:fill="FFFFFF"/>
            <w:tcMar>
              <w:top w:w="0" w:type="dxa"/>
              <w:left w:w="45" w:type="dxa"/>
              <w:bottom w:w="0" w:type="dxa"/>
              <w:right w:w="45" w:type="dxa"/>
            </w:tcMar>
            <w:vAlign w:val="center"/>
            <w:hideMark/>
          </w:tcPr>
          <w:p w14:paraId="030A4890" w14:textId="77777777" w:rsidR="00C77144" w:rsidRPr="0015467F" w:rsidRDefault="00C77144" w:rsidP="00C77144">
            <w:pPr>
              <w:tabs>
                <w:tab w:val="left" w:pos="1152"/>
              </w:tabs>
              <w:jc w:val="both"/>
              <w:rPr>
                <w:sz w:val="26"/>
                <w:szCs w:val="26"/>
                <w:lang w:val="en-US"/>
              </w:rPr>
            </w:pPr>
            <w:r w:rsidRPr="0015467F">
              <w:rPr>
                <w:sz w:val="26"/>
                <w:szCs w:val="26"/>
                <w:lang w:val="en-US"/>
              </w:rPr>
              <w:t>08b/TP/CNTN</w:t>
            </w:r>
          </w:p>
        </w:tc>
        <w:tc>
          <w:tcPr>
            <w:tcW w:w="0" w:type="auto"/>
            <w:shd w:val="clear" w:color="auto" w:fill="FFFFFF"/>
            <w:tcMar>
              <w:top w:w="0" w:type="dxa"/>
              <w:left w:w="45" w:type="dxa"/>
              <w:bottom w:w="0" w:type="dxa"/>
              <w:right w:w="45" w:type="dxa"/>
            </w:tcMar>
            <w:vAlign w:val="center"/>
            <w:hideMark/>
          </w:tcPr>
          <w:p w14:paraId="3C8E7C3A" w14:textId="77777777" w:rsidR="00C77144" w:rsidRPr="0015467F" w:rsidRDefault="00C77144" w:rsidP="00C77144">
            <w:pPr>
              <w:tabs>
                <w:tab w:val="left" w:pos="1152"/>
              </w:tabs>
              <w:jc w:val="both"/>
              <w:rPr>
                <w:sz w:val="26"/>
                <w:szCs w:val="26"/>
                <w:lang w:val="en-US"/>
              </w:rPr>
            </w:pPr>
            <w:r w:rsidRPr="0015467F">
              <w:rPr>
                <w:sz w:val="26"/>
                <w:szCs w:val="26"/>
                <w:lang w:val="en-US"/>
              </w:rPr>
              <w:t>Kết quả đăng ký nuôi con nuôi trong nước trên địa bàn tỉnh/thành phố</w:t>
            </w:r>
          </w:p>
        </w:tc>
        <w:tc>
          <w:tcPr>
            <w:tcW w:w="1491" w:type="dxa"/>
            <w:shd w:val="clear" w:color="auto" w:fill="FFFFFF"/>
            <w:tcMar>
              <w:top w:w="0" w:type="dxa"/>
              <w:left w:w="45" w:type="dxa"/>
              <w:bottom w:w="0" w:type="dxa"/>
              <w:right w:w="45" w:type="dxa"/>
            </w:tcMar>
            <w:vAlign w:val="center"/>
            <w:hideMark/>
          </w:tcPr>
          <w:p w14:paraId="41409497" w14:textId="51A77C9D" w:rsidR="00C77144" w:rsidRPr="0015467F" w:rsidRDefault="00CD18B7" w:rsidP="00C77144">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65913554" w14:textId="77777777" w:rsidR="00C77144" w:rsidRPr="0015467F" w:rsidRDefault="00C77144" w:rsidP="00C77144">
            <w:pPr>
              <w:tabs>
                <w:tab w:val="left" w:pos="1152"/>
              </w:tabs>
              <w:jc w:val="both"/>
              <w:rPr>
                <w:sz w:val="26"/>
                <w:szCs w:val="26"/>
                <w:lang w:val="en-US"/>
              </w:rPr>
            </w:pPr>
            <w:r w:rsidRPr="0015467F">
              <w:rPr>
                <w:sz w:val="26"/>
                <w:szCs w:val="26"/>
                <w:lang w:val="en-US"/>
              </w:rPr>
              <w:t xml:space="preserve">Sở Tư pháp </w:t>
            </w:r>
          </w:p>
        </w:tc>
        <w:tc>
          <w:tcPr>
            <w:tcW w:w="3937" w:type="dxa"/>
            <w:shd w:val="clear" w:color="auto" w:fill="FFFFFF"/>
            <w:tcMar>
              <w:top w:w="0" w:type="dxa"/>
              <w:left w:w="45" w:type="dxa"/>
              <w:bottom w:w="0" w:type="dxa"/>
              <w:right w:w="45" w:type="dxa"/>
            </w:tcMar>
            <w:vAlign w:val="center"/>
            <w:hideMark/>
          </w:tcPr>
          <w:p w14:paraId="0EB7B481" w14:textId="5C9DA198" w:rsidR="00C77144" w:rsidRPr="0015467F" w:rsidRDefault="00C77144" w:rsidP="00E844FC">
            <w:pPr>
              <w:tabs>
                <w:tab w:val="left" w:pos="1152"/>
              </w:tabs>
              <w:jc w:val="center"/>
              <w:rPr>
                <w:sz w:val="26"/>
                <w:szCs w:val="26"/>
                <w:lang w:val="en-US"/>
              </w:rPr>
            </w:pPr>
            <w:r w:rsidRPr="003366DA">
              <w:rPr>
                <w:spacing w:val="-10"/>
                <w:sz w:val="26"/>
                <w:szCs w:val="26"/>
                <w:lang w:val="en-US"/>
              </w:rPr>
              <w:t>Bộ Tư pháp (Cục Kế hoạch - Tài chính)</w:t>
            </w:r>
          </w:p>
        </w:tc>
      </w:tr>
      <w:tr w:rsidR="00C77144" w:rsidRPr="0059704C" w14:paraId="5A19AA08" w14:textId="77777777" w:rsidTr="0071750C">
        <w:trPr>
          <w:cantSplit/>
          <w:trHeight w:val="945"/>
        </w:trPr>
        <w:tc>
          <w:tcPr>
            <w:tcW w:w="0" w:type="auto"/>
            <w:shd w:val="clear" w:color="auto" w:fill="FFFFFF"/>
            <w:tcMar>
              <w:top w:w="0" w:type="dxa"/>
              <w:left w:w="45" w:type="dxa"/>
              <w:bottom w:w="0" w:type="dxa"/>
              <w:right w:w="45" w:type="dxa"/>
            </w:tcMar>
            <w:vAlign w:val="center"/>
            <w:hideMark/>
          </w:tcPr>
          <w:p w14:paraId="33715BBB" w14:textId="03928957" w:rsidR="00C77144" w:rsidRPr="0015467F" w:rsidRDefault="00C77144" w:rsidP="00C77144">
            <w:pPr>
              <w:tabs>
                <w:tab w:val="left" w:pos="1152"/>
              </w:tabs>
              <w:jc w:val="center"/>
              <w:rPr>
                <w:sz w:val="26"/>
                <w:szCs w:val="26"/>
                <w:lang w:val="en-US"/>
              </w:rPr>
            </w:pPr>
            <w:r w:rsidRPr="0015467F">
              <w:rPr>
                <w:sz w:val="26"/>
                <w:szCs w:val="26"/>
                <w:lang w:val="en-US"/>
              </w:rPr>
              <w:lastRenderedPageBreak/>
              <w:t>2</w:t>
            </w:r>
            <w:r w:rsidR="00AD37DD">
              <w:rPr>
                <w:sz w:val="26"/>
                <w:szCs w:val="26"/>
                <w:lang w:val="en-US"/>
              </w:rPr>
              <w:t>6</w:t>
            </w:r>
          </w:p>
        </w:tc>
        <w:tc>
          <w:tcPr>
            <w:tcW w:w="0" w:type="auto"/>
            <w:shd w:val="clear" w:color="auto" w:fill="FFFFFF"/>
            <w:tcMar>
              <w:top w:w="0" w:type="dxa"/>
              <w:left w:w="45" w:type="dxa"/>
              <w:bottom w:w="0" w:type="dxa"/>
              <w:right w:w="45" w:type="dxa"/>
            </w:tcMar>
            <w:vAlign w:val="center"/>
            <w:hideMark/>
          </w:tcPr>
          <w:p w14:paraId="1ED8F2E5" w14:textId="5735C02E" w:rsidR="00C77144" w:rsidRPr="0015467F" w:rsidRDefault="003209D1" w:rsidP="00C77144">
            <w:pPr>
              <w:tabs>
                <w:tab w:val="left" w:pos="1152"/>
              </w:tabs>
              <w:jc w:val="both"/>
              <w:rPr>
                <w:sz w:val="26"/>
                <w:szCs w:val="26"/>
                <w:lang w:val="en-US"/>
              </w:rPr>
            </w:pPr>
            <w:r>
              <w:rPr>
                <w:sz w:val="26"/>
                <w:szCs w:val="26"/>
                <w:lang w:val="en-US"/>
              </w:rPr>
              <w:t>08c/TP/CNN</w:t>
            </w:r>
            <w:r w:rsidR="00C77144" w:rsidRPr="0015467F">
              <w:rPr>
                <w:sz w:val="26"/>
                <w:szCs w:val="26"/>
                <w:lang w:val="en-US"/>
              </w:rPr>
              <w:t>N</w:t>
            </w:r>
          </w:p>
        </w:tc>
        <w:tc>
          <w:tcPr>
            <w:tcW w:w="0" w:type="auto"/>
            <w:shd w:val="clear" w:color="auto" w:fill="FFFFFF"/>
            <w:tcMar>
              <w:top w:w="0" w:type="dxa"/>
              <w:left w:w="45" w:type="dxa"/>
              <w:bottom w:w="0" w:type="dxa"/>
              <w:right w:w="45" w:type="dxa"/>
            </w:tcMar>
            <w:vAlign w:val="center"/>
            <w:hideMark/>
          </w:tcPr>
          <w:p w14:paraId="03EB0C7E" w14:textId="77777777" w:rsidR="00C77144" w:rsidRPr="0015467F" w:rsidRDefault="00C77144" w:rsidP="00C77144">
            <w:pPr>
              <w:tabs>
                <w:tab w:val="left" w:pos="1152"/>
              </w:tabs>
              <w:jc w:val="both"/>
              <w:rPr>
                <w:sz w:val="26"/>
                <w:szCs w:val="26"/>
                <w:lang w:val="en-US"/>
              </w:rPr>
            </w:pPr>
            <w:r w:rsidRPr="0015467F">
              <w:rPr>
                <w:sz w:val="26"/>
                <w:szCs w:val="26"/>
                <w:lang w:val="en-US"/>
              </w:rPr>
              <w:t>Kết quả giải quyết cho trẻ em Việt Nam làm con nuôi nước ngoài trên địa bàn tỉnh/thành phố</w:t>
            </w:r>
          </w:p>
        </w:tc>
        <w:tc>
          <w:tcPr>
            <w:tcW w:w="1491" w:type="dxa"/>
            <w:shd w:val="clear" w:color="auto" w:fill="FFFFFF"/>
            <w:tcMar>
              <w:top w:w="0" w:type="dxa"/>
              <w:left w:w="45" w:type="dxa"/>
              <w:bottom w:w="0" w:type="dxa"/>
              <w:right w:w="45" w:type="dxa"/>
            </w:tcMar>
            <w:vAlign w:val="center"/>
            <w:hideMark/>
          </w:tcPr>
          <w:p w14:paraId="6B4AF452" w14:textId="271BA33E" w:rsidR="00C77144" w:rsidRPr="0015467F" w:rsidRDefault="00CD18B7" w:rsidP="00C77144">
            <w:pPr>
              <w:tabs>
                <w:tab w:val="left" w:pos="1152"/>
              </w:tabs>
              <w:jc w:val="center"/>
              <w:rPr>
                <w:sz w:val="26"/>
                <w:szCs w:val="26"/>
                <w:lang w:val="en-US"/>
              </w:rPr>
            </w:pPr>
            <w:r w:rsidRPr="00ED04C5">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358BD09F" w14:textId="77777777" w:rsidR="00C77144" w:rsidRPr="0015467F" w:rsidRDefault="00C77144" w:rsidP="00C77144">
            <w:pPr>
              <w:tabs>
                <w:tab w:val="left" w:pos="1152"/>
              </w:tabs>
              <w:jc w:val="both"/>
              <w:rPr>
                <w:sz w:val="26"/>
                <w:szCs w:val="26"/>
                <w:lang w:val="en-US"/>
              </w:rPr>
            </w:pPr>
            <w:r w:rsidRPr="0015467F">
              <w:rPr>
                <w:sz w:val="26"/>
                <w:szCs w:val="26"/>
                <w:lang w:val="en-US"/>
              </w:rPr>
              <w:t xml:space="preserve">Sở Tư pháp </w:t>
            </w:r>
          </w:p>
        </w:tc>
        <w:tc>
          <w:tcPr>
            <w:tcW w:w="3937" w:type="dxa"/>
            <w:shd w:val="clear" w:color="auto" w:fill="FFFFFF"/>
            <w:tcMar>
              <w:top w:w="0" w:type="dxa"/>
              <w:left w:w="45" w:type="dxa"/>
              <w:bottom w:w="0" w:type="dxa"/>
              <w:right w:w="45" w:type="dxa"/>
            </w:tcMar>
            <w:vAlign w:val="center"/>
            <w:hideMark/>
          </w:tcPr>
          <w:p w14:paraId="4FCF2DB7" w14:textId="264D1E36" w:rsidR="00C77144" w:rsidRPr="0015467F" w:rsidRDefault="00C77144" w:rsidP="00E844FC">
            <w:pPr>
              <w:tabs>
                <w:tab w:val="left" w:pos="1152"/>
              </w:tabs>
              <w:jc w:val="center"/>
              <w:rPr>
                <w:sz w:val="26"/>
                <w:szCs w:val="26"/>
                <w:lang w:val="en-US"/>
              </w:rPr>
            </w:pPr>
            <w:r w:rsidRPr="003366DA">
              <w:rPr>
                <w:spacing w:val="-10"/>
                <w:sz w:val="26"/>
                <w:szCs w:val="26"/>
                <w:lang w:val="en-US"/>
              </w:rPr>
              <w:t>Bộ Tư pháp (Cục Kế hoạch - Tài chính)</w:t>
            </w:r>
          </w:p>
        </w:tc>
      </w:tr>
      <w:tr w:rsidR="00C77144" w:rsidRPr="0059704C" w14:paraId="5EF90501"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259CEBF8" w14:textId="27AB86F4" w:rsidR="00C77144" w:rsidRPr="0015467F" w:rsidRDefault="00C77144" w:rsidP="00C77144">
            <w:pPr>
              <w:tabs>
                <w:tab w:val="left" w:pos="1152"/>
              </w:tabs>
              <w:jc w:val="center"/>
              <w:rPr>
                <w:sz w:val="26"/>
                <w:szCs w:val="26"/>
                <w:lang w:val="en-US"/>
              </w:rPr>
            </w:pPr>
            <w:r w:rsidRPr="0015467F">
              <w:rPr>
                <w:sz w:val="26"/>
                <w:szCs w:val="26"/>
                <w:lang w:val="en-US"/>
              </w:rPr>
              <w:t>2</w:t>
            </w:r>
            <w:r w:rsidR="00AD37DD">
              <w:rPr>
                <w:sz w:val="26"/>
                <w:szCs w:val="26"/>
                <w:lang w:val="en-US"/>
              </w:rPr>
              <w:t>7</w:t>
            </w:r>
          </w:p>
        </w:tc>
        <w:tc>
          <w:tcPr>
            <w:tcW w:w="0" w:type="auto"/>
            <w:shd w:val="clear" w:color="auto" w:fill="FFFFFF"/>
            <w:tcMar>
              <w:top w:w="0" w:type="dxa"/>
              <w:left w:w="45" w:type="dxa"/>
              <w:bottom w:w="0" w:type="dxa"/>
              <w:right w:w="45" w:type="dxa"/>
            </w:tcMar>
            <w:vAlign w:val="center"/>
            <w:hideMark/>
          </w:tcPr>
          <w:p w14:paraId="101554A0" w14:textId="34375D3F" w:rsidR="00C77144" w:rsidRPr="0015467F" w:rsidRDefault="00C77144" w:rsidP="00C77144">
            <w:pPr>
              <w:tabs>
                <w:tab w:val="left" w:pos="1152"/>
              </w:tabs>
              <w:jc w:val="both"/>
              <w:rPr>
                <w:sz w:val="26"/>
                <w:szCs w:val="26"/>
                <w:lang w:val="en-US"/>
              </w:rPr>
            </w:pPr>
            <w:r w:rsidRPr="0015467F">
              <w:rPr>
                <w:sz w:val="26"/>
                <w:szCs w:val="26"/>
                <w:lang w:val="en-US"/>
              </w:rPr>
              <w:t>08d/TP/CN</w:t>
            </w:r>
            <w:ins w:id="5" w:author="Tran Tam" w:date="2025-11-06T09:11:00Z">
              <w:r w:rsidR="00873295">
                <w:rPr>
                  <w:sz w:val="26"/>
                  <w:szCs w:val="26"/>
                  <w:lang w:val="en-US"/>
                </w:rPr>
                <w:t>T</w:t>
              </w:r>
            </w:ins>
            <w:del w:id="6" w:author="Tran Tam" w:date="2025-11-06T09:11:00Z">
              <w:r w:rsidRPr="0015467F" w:rsidDel="00873295">
                <w:rPr>
                  <w:sz w:val="26"/>
                  <w:szCs w:val="26"/>
                  <w:lang w:val="en-US"/>
                </w:rPr>
                <w:delText>N</w:delText>
              </w:r>
            </w:del>
            <w:r w:rsidRPr="0015467F">
              <w:rPr>
                <w:sz w:val="26"/>
                <w:szCs w:val="26"/>
                <w:lang w:val="en-US"/>
              </w:rPr>
              <w:t>N</w:t>
            </w:r>
          </w:p>
        </w:tc>
        <w:tc>
          <w:tcPr>
            <w:tcW w:w="0" w:type="auto"/>
            <w:shd w:val="clear" w:color="auto" w:fill="FFFFFF"/>
            <w:tcMar>
              <w:top w:w="0" w:type="dxa"/>
              <w:left w:w="45" w:type="dxa"/>
              <w:bottom w:w="0" w:type="dxa"/>
              <w:right w:w="45" w:type="dxa"/>
            </w:tcMar>
            <w:vAlign w:val="center"/>
            <w:hideMark/>
          </w:tcPr>
          <w:p w14:paraId="1D5C3533" w14:textId="77777777" w:rsidR="00C77144" w:rsidRPr="0015467F" w:rsidRDefault="00C77144" w:rsidP="00C77144">
            <w:pPr>
              <w:tabs>
                <w:tab w:val="left" w:pos="1152"/>
              </w:tabs>
              <w:jc w:val="both"/>
              <w:rPr>
                <w:sz w:val="26"/>
                <w:szCs w:val="26"/>
                <w:lang w:val="en-US"/>
              </w:rPr>
            </w:pPr>
            <w:r w:rsidRPr="0015467F">
              <w:rPr>
                <w:sz w:val="26"/>
                <w:szCs w:val="26"/>
                <w:lang w:val="en-US"/>
              </w:rPr>
              <w:t>Kết quả đăng ký nuôi con nuôi trong nước tại cơ quan đại diện Việt Nam ở nước ngoài</w:t>
            </w:r>
          </w:p>
        </w:tc>
        <w:tc>
          <w:tcPr>
            <w:tcW w:w="1491" w:type="dxa"/>
            <w:shd w:val="clear" w:color="auto" w:fill="FFFFFF"/>
            <w:tcMar>
              <w:top w:w="0" w:type="dxa"/>
              <w:left w:w="45" w:type="dxa"/>
              <w:bottom w:w="0" w:type="dxa"/>
              <w:right w:w="45" w:type="dxa"/>
            </w:tcMar>
            <w:vAlign w:val="center"/>
            <w:hideMark/>
          </w:tcPr>
          <w:p w14:paraId="7571AC68" w14:textId="73E9B791" w:rsidR="00C77144" w:rsidRPr="0015467F" w:rsidRDefault="00642B90" w:rsidP="00C77144">
            <w:pPr>
              <w:tabs>
                <w:tab w:val="left" w:pos="1152"/>
              </w:tabs>
              <w:jc w:val="center"/>
              <w:rPr>
                <w:sz w:val="26"/>
                <w:szCs w:val="26"/>
                <w:lang w:val="en-US"/>
              </w:rPr>
            </w:pPr>
            <w:r>
              <w:rPr>
                <w:sz w:val="26"/>
                <w:szCs w:val="26"/>
                <w:lang w:val="en-US"/>
              </w:rPr>
              <w:t>Tròn năm</w:t>
            </w:r>
          </w:p>
        </w:tc>
        <w:tc>
          <w:tcPr>
            <w:tcW w:w="0" w:type="auto"/>
            <w:shd w:val="clear" w:color="auto" w:fill="FFFFFF"/>
            <w:tcMar>
              <w:top w:w="0" w:type="dxa"/>
              <w:left w:w="45" w:type="dxa"/>
              <w:bottom w:w="0" w:type="dxa"/>
              <w:right w:w="45" w:type="dxa"/>
            </w:tcMar>
            <w:vAlign w:val="center"/>
            <w:hideMark/>
          </w:tcPr>
          <w:p w14:paraId="24F00B8B" w14:textId="77777777" w:rsidR="00C77144" w:rsidRPr="0015467F" w:rsidRDefault="00C77144" w:rsidP="00C77144">
            <w:pPr>
              <w:tabs>
                <w:tab w:val="left" w:pos="1152"/>
              </w:tabs>
              <w:jc w:val="both"/>
              <w:rPr>
                <w:sz w:val="26"/>
                <w:szCs w:val="26"/>
                <w:lang w:val="en-US"/>
              </w:rPr>
            </w:pPr>
            <w:r w:rsidRPr="0015467F">
              <w:rPr>
                <w:sz w:val="26"/>
                <w:szCs w:val="26"/>
                <w:lang w:val="en-US"/>
              </w:rPr>
              <w:t>Bộ Ngoại giao</w:t>
            </w:r>
          </w:p>
        </w:tc>
        <w:tc>
          <w:tcPr>
            <w:tcW w:w="3937" w:type="dxa"/>
            <w:shd w:val="clear" w:color="auto" w:fill="FFFFFF"/>
            <w:tcMar>
              <w:top w:w="0" w:type="dxa"/>
              <w:left w:w="45" w:type="dxa"/>
              <w:bottom w:w="0" w:type="dxa"/>
              <w:right w:w="45" w:type="dxa"/>
            </w:tcMar>
            <w:vAlign w:val="center"/>
            <w:hideMark/>
          </w:tcPr>
          <w:p w14:paraId="27F78D6B" w14:textId="6C500D6E" w:rsidR="00C77144" w:rsidRPr="0015467F" w:rsidRDefault="00C77144" w:rsidP="00E844FC">
            <w:pPr>
              <w:tabs>
                <w:tab w:val="left" w:pos="1152"/>
              </w:tabs>
              <w:jc w:val="center"/>
              <w:rPr>
                <w:sz w:val="26"/>
                <w:szCs w:val="26"/>
                <w:lang w:val="en-US"/>
              </w:rPr>
            </w:pPr>
            <w:r w:rsidRPr="003366DA">
              <w:rPr>
                <w:spacing w:val="-10"/>
                <w:sz w:val="26"/>
                <w:szCs w:val="26"/>
                <w:lang w:val="en-US"/>
              </w:rPr>
              <w:t>Bộ Tư pháp (Cục Kế hoạch - Tài chính)</w:t>
            </w:r>
          </w:p>
        </w:tc>
      </w:tr>
      <w:tr w:rsidR="00655873" w:rsidRPr="0059704C" w14:paraId="2D61D182"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1241EDFA" w14:textId="7A6508E4" w:rsidR="0059704C" w:rsidRPr="0015467F" w:rsidRDefault="0059704C" w:rsidP="006701F6">
            <w:pPr>
              <w:tabs>
                <w:tab w:val="left" w:pos="1152"/>
              </w:tabs>
              <w:jc w:val="center"/>
              <w:rPr>
                <w:sz w:val="26"/>
                <w:szCs w:val="26"/>
                <w:lang w:val="en-US"/>
              </w:rPr>
            </w:pPr>
            <w:r w:rsidRPr="0015467F">
              <w:rPr>
                <w:sz w:val="26"/>
                <w:szCs w:val="26"/>
                <w:lang w:val="en-US"/>
              </w:rPr>
              <w:t>2</w:t>
            </w:r>
            <w:r w:rsidR="00AD37DD">
              <w:rPr>
                <w:sz w:val="26"/>
                <w:szCs w:val="26"/>
                <w:lang w:val="en-US"/>
              </w:rPr>
              <w:t>8</w:t>
            </w:r>
          </w:p>
        </w:tc>
        <w:tc>
          <w:tcPr>
            <w:tcW w:w="0" w:type="auto"/>
            <w:shd w:val="clear" w:color="auto" w:fill="FFFFFF"/>
            <w:tcMar>
              <w:top w:w="0" w:type="dxa"/>
              <w:left w:w="45" w:type="dxa"/>
              <w:bottom w:w="0" w:type="dxa"/>
              <w:right w:w="45" w:type="dxa"/>
            </w:tcMar>
            <w:vAlign w:val="center"/>
            <w:hideMark/>
          </w:tcPr>
          <w:p w14:paraId="065357E8" w14:textId="77777777" w:rsidR="0059704C" w:rsidRPr="0015467F" w:rsidRDefault="0059704C" w:rsidP="0015467F">
            <w:pPr>
              <w:tabs>
                <w:tab w:val="left" w:pos="1152"/>
              </w:tabs>
              <w:jc w:val="both"/>
              <w:rPr>
                <w:sz w:val="26"/>
                <w:szCs w:val="26"/>
                <w:lang w:val="en-US"/>
              </w:rPr>
            </w:pPr>
            <w:r w:rsidRPr="0015467F">
              <w:rPr>
                <w:sz w:val="26"/>
                <w:szCs w:val="26"/>
                <w:lang w:val="en-US"/>
              </w:rPr>
              <w:t>09a/TP/CT</w:t>
            </w:r>
          </w:p>
        </w:tc>
        <w:tc>
          <w:tcPr>
            <w:tcW w:w="0" w:type="auto"/>
            <w:shd w:val="clear" w:color="auto" w:fill="FFFFFF"/>
            <w:tcMar>
              <w:top w:w="0" w:type="dxa"/>
              <w:left w:w="45" w:type="dxa"/>
              <w:bottom w:w="0" w:type="dxa"/>
              <w:right w:w="45" w:type="dxa"/>
            </w:tcMar>
            <w:vAlign w:val="center"/>
            <w:hideMark/>
          </w:tcPr>
          <w:p w14:paraId="466008B7" w14:textId="77777777" w:rsidR="0059704C" w:rsidRPr="0015467F" w:rsidRDefault="0059704C" w:rsidP="0015467F">
            <w:pPr>
              <w:tabs>
                <w:tab w:val="left" w:pos="1152"/>
              </w:tabs>
              <w:jc w:val="both"/>
              <w:rPr>
                <w:sz w:val="26"/>
                <w:szCs w:val="26"/>
                <w:lang w:val="en-US"/>
              </w:rPr>
            </w:pPr>
            <w:r w:rsidRPr="0015467F">
              <w:rPr>
                <w:sz w:val="26"/>
                <w:szCs w:val="26"/>
                <w:lang w:val="en-US"/>
              </w:rPr>
              <w:t>Kết quả chứng thực tại ủy ban nhân dân (UBND) cấp xã</w:t>
            </w:r>
          </w:p>
        </w:tc>
        <w:tc>
          <w:tcPr>
            <w:tcW w:w="1491" w:type="dxa"/>
            <w:shd w:val="clear" w:color="auto" w:fill="FFFFFF"/>
            <w:tcMar>
              <w:top w:w="0" w:type="dxa"/>
              <w:left w:w="45" w:type="dxa"/>
              <w:bottom w:w="0" w:type="dxa"/>
              <w:right w:w="45" w:type="dxa"/>
            </w:tcMar>
            <w:vAlign w:val="center"/>
            <w:hideMark/>
          </w:tcPr>
          <w:p w14:paraId="6D3B3F7A" w14:textId="75EACB11" w:rsidR="0059704C" w:rsidRPr="0015467F" w:rsidRDefault="00CD18B7"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14FF13D9" w14:textId="77777777" w:rsidR="0059704C" w:rsidRPr="0015467F" w:rsidRDefault="0059704C" w:rsidP="0015467F">
            <w:pPr>
              <w:tabs>
                <w:tab w:val="left" w:pos="1152"/>
              </w:tabs>
              <w:jc w:val="both"/>
              <w:rPr>
                <w:sz w:val="26"/>
                <w:szCs w:val="26"/>
                <w:lang w:val="en-US"/>
              </w:rPr>
            </w:pPr>
            <w:r w:rsidRPr="0015467F">
              <w:rPr>
                <w:sz w:val="26"/>
                <w:szCs w:val="26"/>
                <w:lang w:val="en-US"/>
              </w:rPr>
              <w:t>UBND xã/phường/đặc khu</w:t>
            </w:r>
          </w:p>
        </w:tc>
        <w:tc>
          <w:tcPr>
            <w:tcW w:w="3937" w:type="dxa"/>
            <w:shd w:val="clear" w:color="auto" w:fill="FFFFFF"/>
            <w:tcMar>
              <w:top w:w="0" w:type="dxa"/>
              <w:left w:w="45" w:type="dxa"/>
              <w:bottom w:w="0" w:type="dxa"/>
              <w:right w:w="45" w:type="dxa"/>
            </w:tcMar>
            <w:vAlign w:val="center"/>
            <w:hideMark/>
          </w:tcPr>
          <w:p w14:paraId="18A92E4C" w14:textId="04C6EEA2" w:rsidR="0059704C" w:rsidRPr="0015467F" w:rsidRDefault="005F3FBD" w:rsidP="0015467F">
            <w:pPr>
              <w:tabs>
                <w:tab w:val="left" w:pos="1152"/>
              </w:tabs>
              <w:jc w:val="both"/>
              <w:rPr>
                <w:sz w:val="26"/>
                <w:szCs w:val="26"/>
                <w:lang w:val="en-US"/>
              </w:rPr>
            </w:pPr>
            <w:r>
              <w:rPr>
                <w:sz w:val="26"/>
                <w:szCs w:val="26"/>
                <w:lang w:val="en-US"/>
              </w:rPr>
              <w:t>Sở Tư pháp</w:t>
            </w:r>
          </w:p>
        </w:tc>
      </w:tr>
      <w:tr w:rsidR="00C77144" w:rsidRPr="0059704C" w14:paraId="7B697874"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1CAF2F09" w14:textId="11131342" w:rsidR="00C77144" w:rsidRPr="0015467F" w:rsidRDefault="00C77144" w:rsidP="00C77144">
            <w:pPr>
              <w:tabs>
                <w:tab w:val="left" w:pos="1152"/>
              </w:tabs>
              <w:jc w:val="center"/>
              <w:rPr>
                <w:sz w:val="26"/>
                <w:szCs w:val="26"/>
                <w:lang w:val="en-US"/>
              </w:rPr>
            </w:pPr>
            <w:r w:rsidRPr="0015467F">
              <w:rPr>
                <w:sz w:val="26"/>
                <w:szCs w:val="26"/>
                <w:lang w:val="en-US"/>
              </w:rPr>
              <w:t>2</w:t>
            </w:r>
            <w:r w:rsidR="00AD37DD">
              <w:rPr>
                <w:sz w:val="26"/>
                <w:szCs w:val="26"/>
                <w:lang w:val="en-US"/>
              </w:rPr>
              <w:t>9</w:t>
            </w:r>
          </w:p>
        </w:tc>
        <w:tc>
          <w:tcPr>
            <w:tcW w:w="0" w:type="auto"/>
            <w:shd w:val="clear" w:color="auto" w:fill="FFFFFF"/>
            <w:tcMar>
              <w:top w:w="0" w:type="dxa"/>
              <w:left w:w="45" w:type="dxa"/>
              <w:bottom w:w="0" w:type="dxa"/>
              <w:right w:w="45" w:type="dxa"/>
            </w:tcMar>
            <w:vAlign w:val="center"/>
            <w:hideMark/>
          </w:tcPr>
          <w:p w14:paraId="07AC38B3" w14:textId="77777777" w:rsidR="00C77144" w:rsidRPr="0015467F" w:rsidRDefault="00C77144" w:rsidP="00C77144">
            <w:pPr>
              <w:tabs>
                <w:tab w:val="left" w:pos="1152"/>
              </w:tabs>
              <w:jc w:val="both"/>
              <w:rPr>
                <w:sz w:val="26"/>
                <w:szCs w:val="26"/>
                <w:lang w:val="en-US"/>
              </w:rPr>
            </w:pPr>
            <w:r w:rsidRPr="0015467F">
              <w:rPr>
                <w:sz w:val="26"/>
                <w:szCs w:val="26"/>
                <w:lang w:val="en-US"/>
              </w:rPr>
              <w:t>09b/TP/CT</w:t>
            </w:r>
          </w:p>
        </w:tc>
        <w:tc>
          <w:tcPr>
            <w:tcW w:w="0" w:type="auto"/>
            <w:shd w:val="clear" w:color="auto" w:fill="FFFFFF"/>
            <w:tcMar>
              <w:top w:w="0" w:type="dxa"/>
              <w:left w:w="45" w:type="dxa"/>
              <w:bottom w:w="0" w:type="dxa"/>
              <w:right w:w="45" w:type="dxa"/>
            </w:tcMar>
            <w:vAlign w:val="center"/>
            <w:hideMark/>
          </w:tcPr>
          <w:p w14:paraId="7507E8FD" w14:textId="77777777" w:rsidR="00C77144" w:rsidRPr="0015467F" w:rsidRDefault="00C77144" w:rsidP="00C77144">
            <w:pPr>
              <w:tabs>
                <w:tab w:val="left" w:pos="1152"/>
              </w:tabs>
              <w:jc w:val="both"/>
              <w:rPr>
                <w:sz w:val="26"/>
                <w:szCs w:val="26"/>
                <w:lang w:val="en-US"/>
              </w:rPr>
            </w:pPr>
            <w:r w:rsidRPr="0015467F">
              <w:rPr>
                <w:sz w:val="26"/>
                <w:szCs w:val="26"/>
                <w:lang w:val="en-US"/>
              </w:rPr>
              <w:t>Kết quả chứng thực trên địa bàn tỉnh/thành phố</w:t>
            </w:r>
          </w:p>
        </w:tc>
        <w:tc>
          <w:tcPr>
            <w:tcW w:w="1491" w:type="dxa"/>
            <w:shd w:val="clear" w:color="auto" w:fill="FFFFFF"/>
            <w:tcMar>
              <w:top w:w="0" w:type="dxa"/>
              <w:left w:w="45" w:type="dxa"/>
              <w:bottom w:w="0" w:type="dxa"/>
              <w:right w:w="45" w:type="dxa"/>
            </w:tcMar>
            <w:vAlign w:val="center"/>
            <w:hideMark/>
          </w:tcPr>
          <w:p w14:paraId="4B823A6E" w14:textId="7D49C6DF" w:rsidR="00C77144" w:rsidRPr="0015467F" w:rsidRDefault="00CD18B7" w:rsidP="00C77144">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5E086600" w14:textId="77777777" w:rsidR="00C77144" w:rsidRPr="0015467F" w:rsidRDefault="00C77144" w:rsidP="00C77144">
            <w:pPr>
              <w:tabs>
                <w:tab w:val="left" w:pos="1152"/>
              </w:tabs>
              <w:jc w:val="both"/>
              <w:rPr>
                <w:sz w:val="26"/>
                <w:szCs w:val="26"/>
                <w:lang w:val="en-US"/>
              </w:rPr>
            </w:pPr>
            <w:r w:rsidRPr="0015467F">
              <w:rPr>
                <w:sz w:val="26"/>
                <w:szCs w:val="26"/>
                <w:lang w:val="en-US"/>
              </w:rPr>
              <w:t xml:space="preserve">Sở Tư pháp </w:t>
            </w:r>
          </w:p>
        </w:tc>
        <w:tc>
          <w:tcPr>
            <w:tcW w:w="3937" w:type="dxa"/>
            <w:shd w:val="clear" w:color="auto" w:fill="FFFFFF"/>
            <w:tcMar>
              <w:top w:w="0" w:type="dxa"/>
              <w:left w:w="45" w:type="dxa"/>
              <w:bottom w:w="0" w:type="dxa"/>
              <w:right w:w="45" w:type="dxa"/>
            </w:tcMar>
            <w:vAlign w:val="center"/>
            <w:hideMark/>
          </w:tcPr>
          <w:p w14:paraId="033DF841" w14:textId="6C8548D8" w:rsidR="00C77144" w:rsidRPr="0015467F" w:rsidRDefault="00C77144" w:rsidP="00E844FC">
            <w:pPr>
              <w:tabs>
                <w:tab w:val="left" w:pos="1152"/>
              </w:tabs>
              <w:jc w:val="center"/>
              <w:rPr>
                <w:sz w:val="26"/>
                <w:szCs w:val="26"/>
                <w:lang w:val="en-US"/>
              </w:rPr>
            </w:pPr>
            <w:r w:rsidRPr="00096184">
              <w:rPr>
                <w:spacing w:val="-10"/>
                <w:sz w:val="26"/>
                <w:szCs w:val="26"/>
                <w:lang w:val="en-US"/>
              </w:rPr>
              <w:t>Bộ Tư pháp (Cục Kế hoạch - Tài chính)</w:t>
            </w:r>
          </w:p>
        </w:tc>
      </w:tr>
      <w:tr w:rsidR="00C77144" w:rsidRPr="0059704C" w14:paraId="371D7970" w14:textId="77777777" w:rsidTr="0071750C">
        <w:trPr>
          <w:cantSplit/>
          <w:trHeight w:val="945"/>
        </w:trPr>
        <w:tc>
          <w:tcPr>
            <w:tcW w:w="0" w:type="auto"/>
            <w:shd w:val="clear" w:color="auto" w:fill="FFFFFF"/>
            <w:tcMar>
              <w:top w:w="0" w:type="dxa"/>
              <w:left w:w="45" w:type="dxa"/>
              <w:bottom w:w="0" w:type="dxa"/>
              <w:right w:w="45" w:type="dxa"/>
            </w:tcMar>
            <w:vAlign w:val="center"/>
            <w:hideMark/>
          </w:tcPr>
          <w:p w14:paraId="183EE5BE" w14:textId="78AC6391" w:rsidR="00C77144" w:rsidRPr="0015467F" w:rsidRDefault="00AD37DD" w:rsidP="00C77144">
            <w:pPr>
              <w:tabs>
                <w:tab w:val="left" w:pos="1152"/>
              </w:tabs>
              <w:jc w:val="center"/>
              <w:rPr>
                <w:sz w:val="26"/>
                <w:szCs w:val="26"/>
                <w:lang w:val="en-US"/>
              </w:rPr>
            </w:pPr>
            <w:r>
              <w:rPr>
                <w:sz w:val="26"/>
                <w:szCs w:val="26"/>
                <w:lang w:val="en-US"/>
              </w:rPr>
              <w:t>30</w:t>
            </w:r>
          </w:p>
        </w:tc>
        <w:tc>
          <w:tcPr>
            <w:tcW w:w="0" w:type="auto"/>
            <w:shd w:val="clear" w:color="auto" w:fill="FFFFFF"/>
            <w:tcMar>
              <w:top w:w="0" w:type="dxa"/>
              <w:left w:w="45" w:type="dxa"/>
              <w:bottom w:w="0" w:type="dxa"/>
              <w:right w:w="45" w:type="dxa"/>
            </w:tcMar>
            <w:vAlign w:val="center"/>
            <w:hideMark/>
          </w:tcPr>
          <w:p w14:paraId="40006E49" w14:textId="77777777" w:rsidR="00C77144" w:rsidRPr="0015467F" w:rsidRDefault="00C77144" w:rsidP="00C77144">
            <w:pPr>
              <w:tabs>
                <w:tab w:val="left" w:pos="1152"/>
              </w:tabs>
              <w:jc w:val="both"/>
              <w:rPr>
                <w:sz w:val="26"/>
                <w:szCs w:val="26"/>
                <w:lang w:val="en-US"/>
              </w:rPr>
            </w:pPr>
            <w:r w:rsidRPr="0015467F">
              <w:rPr>
                <w:sz w:val="26"/>
                <w:szCs w:val="26"/>
                <w:lang w:val="en-US"/>
              </w:rPr>
              <w:t>09c/TP/CT</w:t>
            </w:r>
          </w:p>
        </w:tc>
        <w:tc>
          <w:tcPr>
            <w:tcW w:w="0" w:type="auto"/>
            <w:shd w:val="clear" w:color="auto" w:fill="FFFFFF"/>
            <w:tcMar>
              <w:top w:w="0" w:type="dxa"/>
              <w:left w:w="45" w:type="dxa"/>
              <w:bottom w:w="0" w:type="dxa"/>
              <w:right w:w="45" w:type="dxa"/>
            </w:tcMar>
            <w:vAlign w:val="center"/>
            <w:hideMark/>
          </w:tcPr>
          <w:p w14:paraId="6B93AC33" w14:textId="77777777" w:rsidR="00C77144" w:rsidRPr="0015467F" w:rsidRDefault="00C77144" w:rsidP="00C77144">
            <w:pPr>
              <w:tabs>
                <w:tab w:val="left" w:pos="1152"/>
              </w:tabs>
              <w:jc w:val="both"/>
              <w:rPr>
                <w:sz w:val="26"/>
                <w:szCs w:val="26"/>
                <w:lang w:val="en-US"/>
              </w:rPr>
            </w:pPr>
            <w:r w:rsidRPr="0015467F">
              <w:rPr>
                <w:sz w:val="26"/>
                <w:szCs w:val="26"/>
                <w:lang w:val="en-US"/>
              </w:rPr>
              <w:t>Kết quả chứng thực của các cơ quan đại diện Việt Nam ở nước ngoài</w:t>
            </w:r>
          </w:p>
        </w:tc>
        <w:tc>
          <w:tcPr>
            <w:tcW w:w="1491" w:type="dxa"/>
            <w:shd w:val="clear" w:color="auto" w:fill="FFFFFF"/>
            <w:tcMar>
              <w:top w:w="0" w:type="dxa"/>
              <w:left w:w="45" w:type="dxa"/>
              <w:bottom w:w="0" w:type="dxa"/>
              <w:right w:w="45" w:type="dxa"/>
            </w:tcMar>
            <w:vAlign w:val="center"/>
            <w:hideMark/>
          </w:tcPr>
          <w:p w14:paraId="1B421DE3" w14:textId="125F42BD" w:rsidR="00C77144" w:rsidRPr="0015467F" w:rsidRDefault="00642B90" w:rsidP="00C77144">
            <w:pPr>
              <w:tabs>
                <w:tab w:val="left" w:pos="1152"/>
              </w:tabs>
              <w:jc w:val="center"/>
              <w:rPr>
                <w:sz w:val="26"/>
                <w:szCs w:val="26"/>
                <w:lang w:val="en-US"/>
              </w:rPr>
            </w:pPr>
            <w:r>
              <w:rPr>
                <w:sz w:val="26"/>
                <w:szCs w:val="26"/>
                <w:lang w:val="en-US"/>
              </w:rPr>
              <w:t>Tròn năm</w:t>
            </w:r>
          </w:p>
        </w:tc>
        <w:tc>
          <w:tcPr>
            <w:tcW w:w="0" w:type="auto"/>
            <w:shd w:val="clear" w:color="auto" w:fill="FFFFFF"/>
            <w:tcMar>
              <w:top w:w="0" w:type="dxa"/>
              <w:left w:w="45" w:type="dxa"/>
              <w:bottom w:w="0" w:type="dxa"/>
              <w:right w:w="45" w:type="dxa"/>
            </w:tcMar>
            <w:vAlign w:val="center"/>
            <w:hideMark/>
          </w:tcPr>
          <w:p w14:paraId="52813C98" w14:textId="77777777" w:rsidR="00C77144" w:rsidRPr="0015467F" w:rsidRDefault="00C77144" w:rsidP="00C77144">
            <w:pPr>
              <w:tabs>
                <w:tab w:val="left" w:pos="1152"/>
              </w:tabs>
              <w:jc w:val="both"/>
              <w:rPr>
                <w:sz w:val="26"/>
                <w:szCs w:val="26"/>
                <w:lang w:val="en-US"/>
              </w:rPr>
            </w:pPr>
            <w:r w:rsidRPr="0015467F">
              <w:rPr>
                <w:sz w:val="26"/>
                <w:szCs w:val="26"/>
                <w:lang w:val="en-US"/>
              </w:rPr>
              <w:t>Bộ Ngoại giao</w:t>
            </w:r>
          </w:p>
        </w:tc>
        <w:tc>
          <w:tcPr>
            <w:tcW w:w="3937" w:type="dxa"/>
            <w:shd w:val="clear" w:color="auto" w:fill="FFFFFF"/>
            <w:tcMar>
              <w:top w:w="0" w:type="dxa"/>
              <w:left w:w="45" w:type="dxa"/>
              <w:bottom w:w="0" w:type="dxa"/>
              <w:right w:w="45" w:type="dxa"/>
            </w:tcMar>
            <w:vAlign w:val="center"/>
            <w:hideMark/>
          </w:tcPr>
          <w:p w14:paraId="42FE76B9" w14:textId="50487DFB" w:rsidR="00C77144" w:rsidRPr="0015467F" w:rsidRDefault="00C77144" w:rsidP="00E844FC">
            <w:pPr>
              <w:tabs>
                <w:tab w:val="left" w:pos="1152"/>
              </w:tabs>
              <w:jc w:val="center"/>
              <w:rPr>
                <w:sz w:val="26"/>
                <w:szCs w:val="26"/>
                <w:lang w:val="en-US"/>
              </w:rPr>
            </w:pPr>
            <w:r w:rsidRPr="00096184">
              <w:rPr>
                <w:spacing w:val="-10"/>
                <w:sz w:val="26"/>
                <w:szCs w:val="26"/>
                <w:lang w:val="en-US"/>
              </w:rPr>
              <w:t>Bộ Tư pháp (Cục Kế hoạch - Tài chính)</w:t>
            </w:r>
          </w:p>
        </w:tc>
      </w:tr>
      <w:tr w:rsidR="00655873" w:rsidRPr="0059704C" w14:paraId="785AE5E6"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00C89C8D" w14:textId="7D0A36D0" w:rsidR="0059704C" w:rsidRPr="0015467F" w:rsidRDefault="00AD37DD" w:rsidP="006701F6">
            <w:pPr>
              <w:tabs>
                <w:tab w:val="left" w:pos="1152"/>
              </w:tabs>
              <w:jc w:val="center"/>
              <w:rPr>
                <w:sz w:val="26"/>
                <w:szCs w:val="26"/>
                <w:lang w:val="en-US"/>
              </w:rPr>
            </w:pPr>
            <w:r>
              <w:rPr>
                <w:sz w:val="26"/>
                <w:szCs w:val="26"/>
                <w:lang w:val="en-US"/>
              </w:rPr>
              <w:t>31</w:t>
            </w:r>
          </w:p>
        </w:tc>
        <w:tc>
          <w:tcPr>
            <w:tcW w:w="0" w:type="auto"/>
            <w:shd w:val="clear" w:color="auto" w:fill="FFFFFF"/>
            <w:tcMar>
              <w:top w:w="0" w:type="dxa"/>
              <w:left w:w="45" w:type="dxa"/>
              <w:bottom w:w="0" w:type="dxa"/>
              <w:right w:w="45" w:type="dxa"/>
            </w:tcMar>
            <w:vAlign w:val="center"/>
            <w:hideMark/>
          </w:tcPr>
          <w:p w14:paraId="2B2A7F0D" w14:textId="77777777" w:rsidR="0059704C" w:rsidRPr="0015467F" w:rsidRDefault="0059704C" w:rsidP="0015467F">
            <w:pPr>
              <w:tabs>
                <w:tab w:val="left" w:pos="1152"/>
              </w:tabs>
              <w:jc w:val="both"/>
              <w:rPr>
                <w:sz w:val="26"/>
                <w:szCs w:val="26"/>
                <w:lang w:val="en-US"/>
              </w:rPr>
            </w:pPr>
            <w:r w:rsidRPr="0015467F">
              <w:rPr>
                <w:sz w:val="26"/>
                <w:szCs w:val="26"/>
                <w:lang w:val="en-US"/>
              </w:rPr>
              <w:t>10a/TP/CC</w:t>
            </w:r>
          </w:p>
        </w:tc>
        <w:tc>
          <w:tcPr>
            <w:tcW w:w="0" w:type="auto"/>
            <w:shd w:val="clear" w:color="auto" w:fill="FFFFFF"/>
            <w:tcMar>
              <w:top w:w="0" w:type="dxa"/>
              <w:left w:w="45" w:type="dxa"/>
              <w:bottom w:w="0" w:type="dxa"/>
              <w:right w:w="45" w:type="dxa"/>
            </w:tcMar>
            <w:vAlign w:val="center"/>
            <w:hideMark/>
          </w:tcPr>
          <w:p w14:paraId="1858E78C" w14:textId="77777777" w:rsidR="0059704C" w:rsidRPr="0015467F" w:rsidRDefault="0059704C" w:rsidP="0015467F">
            <w:pPr>
              <w:tabs>
                <w:tab w:val="left" w:pos="1152"/>
              </w:tabs>
              <w:jc w:val="both"/>
              <w:rPr>
                <w:sz w:val="26"/>
                <w:szCs w:val="26"/>
                <w:lang w:val="en-US"/>
              </w:rPr>
            </w:pPr>
            <w:r w:rsidRPr="0015467F">
              <w:rPr>
                <w:sz w:val="26"/>
                <w:szCs w:val="26"/>
                <w:lang w:val="en-US"/>
              </w:rPr>
              <w:t>Tổ chức và kết quả hoạt động của tổ chức hành nghề công chứng</w:t>
            </w:r>
          </w:p>
        </w:tc>
        <w:tc>
          <w:tcPr>
            <w:tcW w:w="1491" w:type="dxa"/>
            <w:shd w:val="clear" w:color="auto" w:fill="FFFFFF"/>
            <w:tcMar>
              <w:top w:w="0" w:type="dxa"/>
              <w:left w:w="45" w:type="dxa"/>
              <w:bottom w:w="0" w:type="dxa"/>
              <w:right w:w="45" w:type="dxa"/>
            </w:tcMar>
            <w:vAlign w:val="center"/>
            <w:hideMark/>
          </w:tcPr>
          <w:p w14:paraId="25B7B253" w14:textId="5CEA5EE2" w:rsidR="0059704C" w:rsidRPr="0015467F" w:rsidRDefault="00CD18B7"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1340EEC9" w14:textId="77777777" w:rsidR="0059704C" w:rsidRPr="0015467F" w:rsidRDefault="0059704C" w:rsidP="0015467F">
            <w:pPr>
              <w:tabs>
                <w:tab w:val="left" w:pos="1152"/>
              </w:tabs>
              <w:jc w:val="both"/>
              <w:rPr>
                <w:sz w:val="26"/>
                <w:szCs w:val="26"/>
                <w:lang w:val="en-US"/>
              </w:rPr>
            </w:pPr>
            <w:r w:rsidRPr="0015467F">
              <w:rPr>
                <w:sz w:val="26"/>
                <w:szCs w:val="26"/>
                <w:lang w:val="en-US"/>
              </w:rPr>
              <w:t>Phòng công chứng/Văn phòng công chứng</w:t>
            </w:r>
          </w:p>
        </w:tc>
        <w:tc>
          <w:tcPr>
            <w:tcW w:w="3937" w:type="dxa"/>
            <w:shd w:val="clear" w:color="auto" w:fill="FFFFFF"/>
            <w:tcMar>
              <w:top w:w="0" w:type="dxa"/>
              <w:left w:w="45" w:type="dxa"/>
              <w:bottom w:w="0" w:type="dxa"/>
              <w:right w:w="45" w:type="dxa"/>
            </w:tcMar>
            <w:vAlign w:val="center"/>
            <w:hideMark/>
          </w:tcPr>
          <w:p w14:paraId="3D1561EF"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Sở Tư pháp </w:t>
            </w:r>
          </w:p>
        </w:tc>
      </w:tr>
      <w:tr w:rsidR="00655873" w:rsidRPr="0059704C" w14:paraId="7B0084FC"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5232A96E" w14:textId="0BE5CABE" w:rsidR="0059704C" w:rsidRPr="0015467F" w:rsidRDefault="00AD37DD" w:rsidP="006701F6">
            <w:pPr>
              <w:tabs>
                <w:tab w:val="left" w:pos="1152"/>
              </w:tabs>
              <w:jc w:val="center"/>
              <w:rPr>
                <w:sz w:val="26"/>
                <w:szCs w:val="26"/>
                <w:lang w:val="en-US"/>
              </w:rPr>
            </w:pPr>
            <w:r>
              <w:rPr>
                <w:sz w:val="26"/>
                <w:szCs w:val="26"/>
                <w:lang w:val="en-US"/>
              </w:rPr>
              <w:t>3</w:t>
            </w:r>
            <w:r w:rsidR="0059704C" w:rsidRPr="0015467F">
              <w:rPr>
                <w:sz w:val="26"/>
                <w:szCs w:val="26"/>
                <w:lang w:val="en-US"/>
              </w:rPr>
              <w:t>2</w:t>
            </w:r>
          </w:p>
        </w:tc>
        <w:tc>
          <w:tcPr>
            <w:tcW w:w="0" w:type="auto"/>
            <w:shd w:val="clear" w:color="auto" w:fill="FFFFFF"/>
            <w:tcMar>
              <w:top w:w="0" w:type="dxa"/>
              <w:left w:w="45" w:type="dxa"/>
              <w:bottom w:w="0" w:type="dxa"/>
              <w:right w:w="45" w:type="dxa"/>
            </w:tcMar>
            <w:vAlign w:val="center"/>
            <w:hideMark/>
          </w:tcPr>
          <w:p w14:paraId="7C9ACAFB" w14:textId="77777777" w:rsidR="0059704C" w:rsidRPr="0015467F" w:rsidRDefault="0059704C" w:rsidP="0015467F">
            <w:pPr>
              <w:tabs>
                <w:tab w:val="left" w:pos="1152"/>
              </w:tabs>
              <w:jc w:val="both"/>
              <w:rPr>
                <w:sz w:val="26"/>
                <w:szCs w:val="26"/>
                <w:lang w:val="en-US"/>
              </w:rPr>
            </w:pPr>
            <w:r w:rsidRPr="0015467F">
              <w:rPr>
                <w:sz w:val="26"/>
                <w:szCs w:val="26"/>
                <w:lang w:val="en-US"/>
              </w:rPr>
              <w:t>10b/TP/CC</w:t>
            </w:r>
          </w:p>
        </w:tc>
        <w:tc>
          <w:tcPr>
            <w:tcW w:w="0" w:type="auto"/>
            <w:shd w:val="clear" w:color="auto" w:fill="FFFFFF"/>
            <w:tcMar>
              <w:top w:w="0" w:type="dxa"/>
              <w:left w:w="45" w:type="dxa"/>
              <w:bottom w:w="0" w:type="dxa"/>
              <w:right w:w="45" w:type="dxa"/>
            </w:tcMar>
            <w:vAlign w:val="center"/>
            <w:hideMark/>
          </w:tcPr>
          <w:p w14:paraId="596A0035" w14:textId="51903DB7" w:rsidR="0059704C" w:rsidRPr="0015467F" w:rsidRDefault="0059704C" w:rsidP="0015467F">
            <w:pPr>
              <w:tabs>
                <w:tab w:val="left" w:pos="1152"/>
              </w:tabs>
              <w:jc w:val="both"/>
              <w:rPr>
                <w:sz w:val="26"/>
                <w:szCs w:val="26"/>
                <w:lang w:val="en-US"/>
              </w:rPr>
            </w:pPr>
            <w:r w:rsidRPr="0015467F">
              <w:rPr>
                <w:sz w:val="26"/>
                <w:szCs w:val="26"/>
                <w:lang w:val="en-US"/>
              </w:rPr>
              <w:t>Số tổ chức và kết quả hoạt động công chứng trên địa bàn tỉnh</w:t>
            </w:r>
            <w:r w:rsidR="0080601B">
              <w:rPr>
                <w:sz w:val="26"/>
                <w:szCs w:val="26"/>
                <w:lang w:val="en-US"/>
              </w:rPr>
              <w:t>/thành phố</w:t>
            </w:r>
          </w:p>
        </w:tc>
        <w:tc>
          <w:tcPr>
            <w:tcW w:w="1491" w:type="dxa"/>
            <w:shd w:val="clear" w:color="auto" w:fill="FFFFFF"/>
            <w:tcMar>
              <w:top w:w="0" w:type="dxa"/>
              <w:left w:w="45" w:type="dxa"/>
              <w:bottom w:w="0" w:type="dxa"/>
              <w:right w:w="45" w:type="dxa"/>
            </w:tcMar>
            <w:vAlign w:val="center"/>
            <w:hideMark/>
          </w:tcPr>
          <w:p w14:paraId="5296E95D" w14:textId="2FE02398" w:rsidR="0059704C" w:rsidRPr="0015467F" w:rsidRDefault="00CD18B7"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02837526"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Sở Tư pháp </w:t>
            </w:r>
          </w:p>
        </w:tc>
        <w:tc>
          <w:tcPr>
            <w:tcW w:w="3937" w:type="dxa"/>
            <w:shd w:val="clear" w:color="auto" w:fill="FFFFFF"/>
            <w:tcMar>
              <w:top w:w="0" w:type="dxa"/>
              <w:left w:w="45" w:type="dxa"/>
              <w:bottom w:w="0" w:type="dxa"/>
              <w:right w:w="45" w:type="dxa"/>
            </w:tcMar>
            <w:vAlign w:val="center"/>
            <w:hideMark/>
          </w:tcPr>
          <w:p w14:paraId="0831D68D" w14:textId="48A22A79" w:rsidR="0059704C" w:rsidRPr="0015467F" w:rsidRDefault="00C77144" w:rsidP="0015467F">
            <w:pPr>
              <w:tabs>
                <w:tab w:val="left" w:pos="1152"/>
              </w:tabs>
              <w:jc w:val="both"/>
              <w:rPr>
                <w:sz w:val="26"/>
                <w:szCs w:val="26"/>
                <w:lang w:val="en-US"/>
              </w:rPr>
            </w:pPr>
            <w:r w:rsidRPr="00DB43FE">
              <w:rPr>
                <w:spacing w:val="-10"/>
                <w:sz w:val="26"/>
                <w:szCs w:val="26"/>
                <w:lang w:val="en-US"/>
              </w:rPr>
              <w:t>Bộ Tư pháp (Cục Kế hoạch - Tài chính)</w:t>
            </w:r>
          </w:p>
        </w:tc>
      </w:tr>
      <w:tr w:rsidR="00655873" w:rsidRPr="0059704C" w14:paraId="614B7AB0"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5DFABD5C" w14:textId="099F9433" w:rsidR="0059704C" w:rsidRPr="0015467F" w:rsidRDefault="0059704C" w:rsidP="006701F6">
            <w:pPr>
              <w:tabs>
                <w:tab w:val="left" w:pos="1152"/>
              </w:tabs>
              <w:jc w:val="center"/>
              <w:rPr>
                <w:sz w:val="26"/>
                <w:szCs w:val="26"/>
                <w:lang w:val="en-US"/>
              </w:rPr>
            </w:pPr>
            <w:r w:rsidRPr="0015467F">
              <w:rPr>
                <w:sz w:val="26"/>
                <w:szCs w:val="26"/>
                <w:lang w:val="en-US"/>
              </w:rPr>
              <w:lastRenderedPageBreak/>
              <w:t>3</w:t>
            </w:r>
            <w:r w:rsidR="00AD37DD">
              <w:rPr>
                <w:sz w:val="26"/>
                <w:szCs w:val="26"/>
                <w:lang w:val="en-US"/>
              </w:rPr>
              <w:t>3</w:t>
            </w:r>
          </w:p>
        </w:tc>
        <w:tc>
          <w:tcPr>
            <w:tcW w:w="0" w:type="auto"/>
            <w:shd w:val="clear" w:color="auto" w:fill="FFFFFF"/>
            <w:tcMar>
              <w:top w:w="0" w:type="dxa"/>
              <w:left w:w="45" w:type="dxa"/>
              <w:bottom w:w="0" w:type="dxa"/>
              <w:right w:w="45" w:type="dxa"/>
            </w:tcMar>
            <w:vAlign w:val="center"/>
            <w:hideMark/>
          </w:tcPr>
          <w:p w14:paraId="773F4CDB" w14:textId="77777777" w:rsidR="0059704C" w:rsidRPr="0015467F" w:rsidRDefault="0059704C" w:rsidP="0015467F">
            <w:pPr>
              <w:tabs>
                <w:tab w:val="left" w:pos="1152"/>
              </w:tabs>
              <w:jc w:val="both"/>
              <w:rPr>
                <w:sz w:val="26"/>
                <w:szCs w:val="26"/>
                <w:lang w:val="en-US"/>
              </w:rPr>
            </w:pPr>
            <w:r w:rsidRPr="0015467F">
              <w:rPr>
                <w:sz w:val="26"/>
                <w:szCs w:val="26"/>
                <w:lang w:val="en-US"/>
              </w:rPr>
              <w:t>11a/TP/LSTN</w:t>
            </w:r>
          </w:p>
        </w:tc>
        <w:tc>
          <w:tcPr>
            <w:tcW w:w="0" w:type="auto"/>
            <w:shd w:val="clear" w:color="auto" w:fill="FFFFFF"/>
            <w:tcMar>
              <w:top w:w="0" w:type="dxa"/>
              <w:left w:w="45" w:type="dxa"/>
              <w:bottom w:w="0" w:type="dxa"/>
              <w:right w:w="45" w:type="dxa"/>
            </w:tcMar>
            <w:vAlign w:val="center"/>
            <w:hideMark/>
          </w:tcPr>
          <w:p w14:paraId="527476FA" w14:textId="175E6999" w:rsidR="0059704C" w:rsidRPr="0015467F" w:rsidRDefault="0059704C" w:rsidP="00AD45D5">
            <w:pPr>
              <w:tabs>
                <w:tab w:val="left" w:pos="1152"/>
              </w:tabs>
              <w:jc w:val="both"/>
              <w:rPr>
                <w:sz w:val="26"/>
                <w:szCs w:val="26"/>
                <w:lang w:val="en-US"/>
              </w:rPr>
            </w:pPr>
            <w:r w:rsidRPr="0015467F">
              <w:rPr>
                <w:sz w:val="26"/>
                <w:szCs w:val="26"/>
                <w:lang w:val="en-US"/>
              </w:rPr>
              <w:t xml:space="preserve">Số </w:t>
            </w:r>
            <w:r w:rsidR="00AD45D5">
              <w:rPr>
                <w:sz w:val="26"/>
                <w:szCs w:val="26"/>
                <w:lang w:val="en-US"/>
              </w:rPr>
              <w:t>luật sư</w:t>
            </w:r>
            <w:r w:rsidRPr="0015467F">
              <w:rPr>
                <w:sz w:val="26"/>
                <w:szCs w:val="26"/>
                <w:lang w:val="en-US"/>
              </w:rPr>
              <w:t xml:space="preserve"> và kết quả hoạt động của tổ chức hành nghề luật sư</w:t>
            </w:r>
          </w:p>
        </w:tc>
        <w:tc>
          <w:tcPr>
            <w:tcW w:w="1491" w:type="dxa"/>
            <w:shd w:val="clear" w:color="auto" w:fill="FFFFFF"/>
            <w:tcMar>
              <w:top w:w="0" w:type="dxa"/>
              <w:left w:w="45" w:type="dxa"/>
              <w:bottom w:w="0" w:type="dxa"/>
              <w:right w:w="45" w:type="dxa"/>
            </w:tcMar>
            <w:vAlign w:val="center"/>
            <w:hideMark/>
          </w:tcPr>
          <w:p w14:paraId="590533C1" w14:textId="4A355404" w:rsidR="0059704C" w:rsidRPr="0015467F" w:rsidRDefault="00CD18B7"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379F5246" w14:textId="77777777" w:rsidR="0059704C" w:rsidRPr="0015467F" w:rsidRDefault="0059704C" w:rsidP="0015467F">
            <w:pPr>
              <w:tabs>
                <w:tab w:val="left" w:pos="1152"/>
              </w:tabs>
              <w:jc w:val="both"/>
              <w:rPr>
                <w:sz w:val="26"/>
                <w:szCs w:val="26"/>
                <w:lang w:val="en-US"/>
              </w:rPr>
            </w:pPr>
            <w:r w:rsidRPr="0015467F">
              <w:rPr>
                <w:sz w:val="26"/>
                <w:szCs w:val="26"/>
                <w:lang w:val="en-US"/>
              </w:rPr>
              <w:t>Văn phòng Luật sư/Công ty Luật</w:t>
            </w:r>
          </w:p>
        </w:tc>
        <w:tc>
          <w:tcPr>
            <w:tcW w:w="3937" w:type="dxa"/>
            <w:shd w:val="clear" w:color="auto" w:fill="FFFFFF"/>
            <w:tcMar>
              <w:top w:w="0" w:type="dxa"/>
              <w:left w:w="45" w:type="dxa"/>
              <w:bottom w:w="0" w:type="dxa"/>
              <w:right w:w="45" w:type="dxa"/>
            </w:tcMar>
            <w:vAlign w:val="center"/>
            <w:hideMark/>
          </w:tcPr>
          <w:p w14:paraId="76241521"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Sở Tư pháp </w:t>
            </w:r>
          </w:p>
        </w:tc>
      </w:tr>
      <w:tr w:rsidR="00C77144" w:rsidRPr="0059704C" w14:paraId="3B55CDD9" w14:textId="77777777" w:rsidTr="0071750C">
        <w:trPr>
          <w:cantSplit/>
          <w:trHeight w:val="1020"/>
        </w:trPr>
        <w:tc>
          <w:tcPr>
            <w:tcW w:w="0" w:type="auto"/>
            <w:shd w:val="clear" w:color="auto" w:fill="FFFFFF"/>
            <w:tcMar>
              <w:top w:w="0" w:type="dxa"/>
              <w:left w:w="45" w:type="dxa"/>
              <w:bottom w:w="0" w:type="dxa"/>
              <w:right w:w="45" w:type="dxa"/>
            </w:tcMar>
            <w:vAlign w:val="center"/>
            <w:hideMark/>
          </w:tcPr>
          <w:p w14:paraId="27AE9AC4" w14:textId="4A050C58" w:rsidR="00C77144" w:rsidRPr="0015467F" w:rsidRDefault="00C77144" w:rsidP="00C77144">
            <w:pPr>
              <w:tabs>
                <w:tab w:val="left" w:pos="1152"/>
              </w:tabs>
              <w:jc w:val="center"/>
              <w:rPr>
                <w:sz w:val="26"/>
                <w:szCs w:val="26"/>
                <w:lang w:val="en-US"/>
              </w:rPr>
            </w:pPr>
            <w:r w:rsidRPr="0015467F">
              <w:rPr>
                <w:sz w:val="26"/>
                <w:szCs w:val="26"/>
                <w:lang w:val="en-US"/>
              </w:rPr>
              <w:t>3</w:t>
            </w:r>
            <w:r w:rsidR="00AD37DD">
              <w:rPr>
                <w:sz w:val="26"/>
                <w:szCs w:val="26"/>
                <w:lang w:val="en-US"/>
              </w:rPr>
              <w:t>4</w:t>
            </w:r>
          </w:p>
        </w:tc>
        <w:tc>
          <w:tcPr>
            <w:tcW w:w="0" w:type="auto"/>
            <w:shd w:val="clear" w:color="auto" w:fill="FFFFFF"/>
            <w:tcMar>
              <w:top w:w="0" w:type="dxa"/>
              <w:left w:w="45" w:type="dxa"/>
              <w:bottom w:w="0" w:type="dxa"/>
              <w:right w:w="45" w:type="dxa"/>
            </w:tcMar>
            <w:vAlign w:val="center"/>
            <w:hideMark/>
          </w:tcPr>
          <w:p w14:paraId="70740919" w14:textId="77777777" w:rsidR="00C77144" w:rsidRPr="0015467F" w:rsidRDefault="00C77144" w:rsidP="00C77144">
            <w:pPr>
              <w:tabs>
                <w:tab w:val="left" w:pos="1152"/>
              </w:tabs>
              <w:jc w:val="both"/>
              <w:rPr>
                <w:sz w:val="26"/>
                <w:szCs w:val="26"/>
                <w:lang w:val="en-US"/>
              </w:rPr>
            </w:pPr>
            <w:r w:rsidRPr="0015467F">
              <w:rPr>
                <w:sz w:val="26"/>
                <w:szCs w:val="26"/>
                <w:lang w:val="en-US"/>
              </w:rPr>
              <w:t>11b/TP/LSTN</w:t>
            </w:r>
          </w:p>
        </w:tc>
        <w:tc>
          <w:tcPr>
            <w:tcW w:w="0" w:type="auto"/>
            <w:shd w:val="clear" w:color="auto" w:fill="FFFFFF"/>
            <w:tcMar>
              <w:top w:w="0" w:type="dxa"/>
              <w:left w:w="45" w:type="dxa"/>
              <w:bottom w:w="0" w:type="dxa"/>
              <w:right w:w="45" w:type="dxa"/>
            </w:tcMar>
            <w:vAlign w:val="center"/>
            <w:hideMark/>
          </w:tcPr>
          <w:p w14:paraId="2E8DF141" w14:textId="77777777" w:rsidR="00C77144" w:rsidRPr="0015467F" w:rsidRDefault="00C77144" w:rsidP="00C77144">
            <w:pPr>
              <w:tabs>
                <w:tab w:val="left" w:pos="1152"/>
              </w:tabs>
              <w:jc w:val="both"/>
              <w:rPr>
                <w:sz w:val="26"/>
                <w:szCs w:val="26"/>
                <w:lang w:val="en-US"/>
              </w:rPr>
            </w:pPr>
            <w:r w:rsidRPr="0015467F">
              <w:rPr>
                <w:sz w:val="26"/>
                <w:szCs w:val="26"/>
                <w:lang w:val="en-US"/>
              </w:rPr>
              <w:t>Số tổ chức và kết quả hoạt động của các tổ chức hành nghề luật sư trên địa bàn tỉnh/thành phố</w:t>
            </w:r>
          </w:p>
        </w:tc>
        <w:tc>
          <w:tcPr>
            <w:tcW w:w="1491" w:type="dxa"/>
            <w:shd w:val="clear" w:color="auto" w:fill="FFFFFF"/>
            <w:tcMar>
              <w:top w:w="0" w:type="dxa"/>
              <w:left w:w="45" w:type="dxa"/>
              <w:bottom w:w="0" w:type="dxa"/>
              <w:right w:w="45" w:type="dxa"/>
            </w:tcMar>
            <w:vAlign w:val="center"/>
            <w:hideMark/>
          </w:tcPr>
          <w:p w14:paraId="166D171E" w14:textId="3172F432" w:rsidR="00C77144" w:rsidRPr="0015467F" w:rsidRDefault="00CD18B7" w:rsidP="00C77144">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721C9ED4" w14:textId="77777777" w:rsidR="00C77144" w:rsidRPr="0015467F" w:rsidRDefault="00C77144" w:rsidP="00C77144">
            <w:pPr>
              <w:tabs>
                <w:tab w:val="left" w:pos="1152"/>
              </w:tabs>
              <w:jc w:val="both"/>
              <w:rPr>
                <w:sz w:val="26"/>
                <w:szCs w:val="26"/>
                <w:lang w:val="en-US"/>
              </w:rPr>
            </w:pPr>
            <w:r w:rsidRPr="0015467F">
              <w:rPr>
                <w:sz w:val="26"/>
                <w:szCs w:val="26"/>
                <w:lang w:val="en-US"/>
              </w:rPr>
              <w:t xml:space="preserve">Sở Tư pháp </w:t>
            </w:r>
          </w:p>
        </w:tc>
        <w:tc>
          <w:tcPr>
            <w:tcW w:w="3937" w:type="dxa"/>
            <w:shd w:val="clear" w:color="auto" w:fill="FFFFFF"/>
            <w:tcMar>
              <w:top w:w="0" w:type="dxa"/>
              <w:left w:w="45" w:type="dxa"/>
              <w:bottom w:w="0" w:type="dxa"/>
              <w:right w:w="45" w:type="dxa"/>
            </w:tcMar>
            <w:vAlign w:val="center"/>
            <w:hideMark/>
          </w:tcPr>
          <w:p w14:paraId="4F062F6A" w14:textId="10444F55" w:rsidR="00C77144" w:rsidRPr="0015467F" w:rsidRDefault="00C77144" w:rsidP="00E844FC">
            <w:pPr>
              <w:tabs>
                <w:tab w:val="left" w:pos="1152"/>
              </w:tabs>
              <w:jc w:val="center"/>
              <w:rPr>
                <w:sz w:val="26"/>
                <w:szCs w:val="26"/>
                <w:lang w:val="en-US"/>
              </w:rPr>
            </w:pPr>
            <w:r w:rsidRPr="00A67B2C">
              <w:rPr>
                <w:spacing w:val="-10"/>
                <w:sz w:val="26"/>
                <w:szCs w:val="26"/>
                <w:lang w:val="en-US"/>
              </w:rPr>
              <w:t>Bộ Tư pháp (Cục Kế hoạch - Tài chính)</w:t>
            </w:r>
          </w:p>
        </w:tc>
      </w:tr>
      <w:tr w:rsidR="00C77144" w:rsidRPr="0059704C" w14:paraId="433D3B3F" w14:textId="77777777" w:rsidTr="0071750C">
        <w:trPr>
          <w:cantSplit/>
          <w:trHeight w:val="630"/>
        </w:trPr>
        <w:tc>
          <w:tcPr>
            <w:tcW w:w="0" w:type="auto"/>
            <w:shd w:val="clear" w:color="auto" w:fill="FFFFFF"/>
            <w:tcMar>
              <w:top w:w="0" w:type="dxa"/>
              <w:left w:w="45" w:type="dxa"/>
              <w:bottom w:w="0" w:type="dxa"/>
              <w:right w:w="45" w:type="dxa"/>
            </w:tcMar>
            <w:vAlign w:val="center"/>
            <w:hideMark/>
          </w:tcPr>
          <w:p w14:paraId="65C6DD97" w14:textId="3EB75F11" w:rsidR="00C77144" w:rsidRPr="0015467F" w:rsidRDefault="00C77144" w:rsidP="00C77144">
            <w:pPr>
              <w:tabs>
                <w:tab w:val="left" w:pos="1152"/>
              </w:tabs>
              <w:jc w:val="center"/>
              <w:rPr>
                <w:sz w:val="26"/>
                <w:szCs w:val="26"/>
                <w:lang w:val="en-US"/>
              </w:rPr>
            </w:pPr>
            <w:r w:rsidRPr="0015467F">
              <w:rPr>
                <w:sz w:val="26"/>
                <w:szCs w:val="26"/>
                <w:lang w:val="en-US"/>
              </w:rPr>
              <w:t>3</w:t>
            </w:r>
            <w:r w:rsidR="00AD37DD">
              <w:rPr>
                <w:sz w:val="26"/>
                <w:szCs w:val="26"/>
                <w:lang w:val="en-US"/>
              </w:rPr>
              <w:t>5</w:t>
            </w:r>
          </w:p>
        </w:tc>
        <w:tc>
          <w:tcPr>
            <w:tcW w:w="0" w:type="auto"/>
            <w:shd w:val="clear" w:color="auto" w:fill="FFFFFF"/>
            <w:tcMar>
              <w:top w:w="0" w:type="dxa"/>
              <w:left w:w="45" w:type="dxa"/>
              <w:bottom w:w="0" w:type="dxa"/>
              <w:right w:w="45" w:type="dxa"/>
            </w:tcMar>
            <w:vAlign w:val="center"/>
            <w:hideMark/>
          </w:tcPr>
          <w:p w14:paraId="192FC8F1" w14:textId="77777777" w:rsidR="00C77144" w:rsidRPr="0015467F" w:rsidRDefault="00C77144" w:rsidP="00C77144">
            <w:pPr>
              <w:tabs>
                <w:tab w:val="left" w:pos="1152"/>
              </w:tabs>
              <w:jc w:val="both"/>
              <w:rPr>
                <w:sz w:val="26"/>
                <w:szCs w:val="26"/>
                <w:lang w:val="en-US"/>
              </w:rPr>
            </w:pPr>
            <w:r w:rsidRPr="0015467F">
              <w:rPr>
                <w:sz w:val="26"/>
                <w:szCs w:val="26"/>
                <w:lang w:val="en-US"/>
              </w:rPr>
              <w:t>11c/TP/LSTN</w:t>
            </w:r>
          </w:p>
        </w:tc>
        <w:tc>
          <w:tcPr>
            <w:tcW w:w="0" w:type="auto"/>
            <w:shd w:val="clear" w:color="auto" w:fill="FFFFFF"/>
            <w:tcMar>
              <w:top w:w="0" w:type="dxa"/>
              <w:left w:w="45" w:type="dxa"/>
              <w:bottom w:w="0" w:type="dxa"/>
              <w:right w:w="45" w:type="dxa"/>
            </w:tcMar>
            <w:vAlign w:val="center"/>
            <w:hideMark/>
          </w:tcPr>
          <w:p w14:paraId="593C8C48" w14:textId="77777777" w:rsidR="00C77144" w:rsidRPr="0015467F" w:rsidRDefault="00C77144" w:rsidP="00C77144">
            <w:pPr>
              <w:tabs>
                <w:tab w:val="left" w:pos="1152"/>
              </w:tabs>
              <w:jc w:val="both"/>
              <w:rPr>
                <w:sz w:val="26"/>
                <w:szCs w:val="26"/>
                <w:lang w:val="en-US"/>
              </w:rPr>
            </w:pPr>
            <w:r w:rsidRPr="0015467F">
              <w:rPr>
                <w:sz w:val="26"/>
                <w:szCs w:val="26"/>
                <w:lang w:val="en-US"/>
              </w:rPr>
              <w:t>Kết quả hoạt động cấp chứng chỉ hành nghề luật sư trên địa bàn tỉnh/thành phố</w:t>
            </w:r>
          </w:p>
        </w:tc>
        <w:tc>
          <w:tcPr>
            <w:tcW w:w="1491" w:type="dxa"/>
            <w:shd w:val="clear" w:color="auto" w:fill="FFFFFF"/>
            <w:tcMar>
              <w:top w:w="0" w:type="dxa"/>
              <w:left w:w="45" w:type="dxa"/>
              <w:bottom w:w="0" w:type="dxa"/>
              <w:right w:w="45" w:type="dxa"/>
            </w:tcMar>
            <w:vAlign w:val="center"/>
            <w:hideMark/>
          </w:tcPr>
          <w:p w14:paraId="02DE91FB" w14:textId="03886919" w:rsidR="00C77144" w:rsidRPr="0015467F" w:rsidRDefault="00CD18B7" w:rsidP="00C77144">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2F930C46" w14:textId="77777777" w:rsidR="00C77144" w:rsidRPr="0015467F" w:rsidRDefault="00C77144" w:rsidP="00C77144">
            <w:pPr>
              <w:tabs>
                <w:tab w:val="left" w:pos="1152"/>
              </w:tabs>
              <w:jc w:val="both"/>
              <w:rPr>
                <w:sz w:val="26"/>
                <w:szCs w:val="26"/>
                <w:lang w:val="en-US"/>
              </w:rPr>
            </w:pPr>
            <w:r w:rsidRPr="0015467F">
              <w:rPr>
                <w:sz w:val="26"/>
                <w:szCs w:val="26"/>
                <w:lang w:val="en-US"/>
              </w:rPr>
              <w:t xml:space="preserve">Sở Tư pháp </w:t>
            </w:r>
          </w:p>
        </w:tc>
        <w:tc>
          <w:tcPr>
            <w:tcW w:w="3937" w:type="dxa"/>
            <w:shd w:val="clear" w:color="auto" w:fill="FFFFFF"/>
            <w:tcMar>
              <w:top w:w="0" w:type="dxa"/>
              <w:left w:w="45" w:type="dxa"/>
              <w:bottom w:w="0" w:type="dxa"/>
              <w:right w:w="45" w:type="dxa"/>
            </w:tcMar>
            <w:vAlign w:val="center"/>
            <w:hideMark/>
          </w:tcPr>
          <w:p w14:paraId="374A94DA" w14:textId="60997876" w:rsidR="00C77144" w:rsidRPr="0015467F" w:rsidRDefault="00C77144" w:rsidP="00E844FC">
            <w:pPr>
              <w:tabs>
                <w:tab w:val="left" w:pos="1152"/>
              </w:tabs>
              <w:jc w:val="center"/>
              <w:rPr>
                <w:sz w:val="26"/>
                <w:szCs w:val="26"/>
                <w:lang w:val="en-US"/>
              </w:rPr>
            </w:pPr>
            <w:r w:rsidRPr="00A67B2C">
              <w:rPr>
                <w:spacing w:val="-10"/>
                <w:sz w:val="26"/>
                <w:szCs w:val="26"/>
                <w:lang w:val="en-US"/>
              </w:rPr>
              <w:t>Bộ Tư pháp (Cục Kế hoạch - Tài chính)</w:t>
            </w:r>
          </w:p>
        </w:tc>
      </w:tr>
      <w:tr w:rsidR="00655873" w:rsidRPr="0059704C" w14:paraId="49BCA84C"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1F16C7BD" w14:textId="1BC6D383" w:rsidR="0059704C" w:rsidRPr="0015467F" w:rsidRDefault="0059704C" w:rsidP="006701F6">
            <w:pPr>
              <w:tabs>
                <w:tab w:val="left" w:pos="1152"/>
              </w:tabs>
              <w:jc w:val="center"/>
              <w:rPr>
                <w:sz w:val="26"/>
                <w:szCs w:val="26"/>
                <w:lang w:val="en-US"/>
              </w:rPr>
            </w:pPr>
            <w:r w:rsidRPr="0015467F">
              <w:rPr>
                <w:sz w:val="26"/>
                <w:szCs w:val="26"/>
                <w:lang w:val="en-US"/>
              </w:rPr>
              <w:t>3</w:t>
            </w:r>
            <w:r w:rsidR="00AD37DD">
              <w:rPr>
                <w:sz w:val="26"/>
                <w:szCs w:val="26"/>
                <w:lang w:val="en-US"/>
              </w:rPr>
              <w:t>6</w:t>
            </w:r>
          </w:p>
        </w:tc>
        <w:tc>
          <w:tcPr>
            <w:tcW w:w="0" w:type="auto"/>
            <w:shd w:val="clear" w:color="auto" w:fill="FFFFFF"/>
            <w:tcMar>
              <w:top w:w="0" w:type="dxa"/>
              <w:left w:w="45" w:type="dxa"/>
              <w:bottom w:w="0" w:type="dxa"/>
              <w:right w:w="45" w:type="dxa"/>
            </w:tcMar>
            <w:vAlign w:val="center"/>
            <w:hideMark/>
          </w:tcPr>
          <w:p w14:paraId="47F96E0F" w14:textId="77777777" w:rsidR="0059704C" w:rsidRPr="0015467F" w:rsidRDefault="0059704C" w:rsidP="0015467F">
            <w:pPr>
              <w:tabs>
                <w:tab w:val="left" w:pos="1152"/>
              </w:tabs>
              <w:jc w:val="both"/>
              <w:rPr>
                <w:sz w:val="26"/>
                <w:szCs w:val="26"/>
                <w:lang w:val="en-US"/>
              </w:rPr>
            </w:pPr>
            <w:r w:rsidRPr="0015467F">
              <w:rPr>
                <w:sz w:val="26"/>
                <w:szCs w:val="26"/>
                <w:lang w:val="en-US"/>
              </w:rPr>
              <w:t>12a/TP/GĐTP</w:t>
            </w:r>
          </w:p>
        </w:tc>
        <w:tc>
          <w:tcPr>
            <w:tcW w:w="0" w:type="auto"/>
            <w:shd w:val="clear" w:color="auto" w:fill="FFFFFF"/>
            <w:tcMar>
              <w:top w:w="0" w:type="dxa"/>
              <w:left w:w="45" w:type="dxa"/>
              <w:bottom w:w="0" w:type="dxa"/>
              <w:right w:w="45" w:type="dxa"/>
            </w:tcMar>
            <w:vAlign w:val="center"/>
            <w:hideMark/>
          </w:tcPr>
          <w:p w14:paraId="47000B77" w14:textId="22F0B3C8" w:rsidR="0059704C" w:rsidRPr="0015467F" w:rsidRDefault="0059704C" w:rsidP="00591479">
            <w:pPr>
              <w:tabs>
                <w:tab w:val="left" w:pos="1152"/>
              </w:tabs>
              <w:jc w:val="both"/>
              <w:rPr>
                <w:sz w:val="26"/>
                <w:szCs w:val="26"/>
                <w:lang w:val="en-US"/>
              </w:rPr>
            </w:pPr>
            <w:r w:rsidRPr="0015467F">
              <w:rPr>
                <w:sz w:val="26"/>
                <w:szCs w:val="26"/>
                <w:lang w:val="en-US"/>
              </w:rPr>
              <w:t>Số vụ việc đã thực hiện giám định tư pháp tại các tổ chức giám định tư pháp công lập ở trung ương</w:t>
            </w:r>
            <w:r w:rsidR="00591479">
              <w:rPr>
                <w:sz w:val="26"/>
                <w:szCs w:val="26"/>
                <w:lang w:val="en-US"/>
              </w:rPr>
              <w:t>/</w:t>
            </w:r>
            <w:r w:rsidR="00591479" w:rsidRPr="0015467F">
              <w:rPr>
                <w:sz w:val="26"/>
                <w:szCs w:val="26"/>
                <w:lang w:val="en-US"/>
              </w:rPr>
              <w:t>địa phương</w:t>
            </w:r>
          </w:p>
        </w:tc>
        <w:tc>
          <w:tcPr>
            <w:tcW w:w="1491" w:type="dxa"/>
            <w:shd w:val="clear" w:color="auto" w:fill="FFFFFF"/>
            <w:tcMar>
              <w:top w:w="0" w:type="dxa"/>
              <w:left w:w="45" w:type="dxa"/>
              <w:bottom w:w="0" w:type="dxa"/>
              <w:right w:w="45" w:type="dxa"/>
            </w:tcMar>
            <w:vAlign w:val="center"/>
            <w:hideMark/>
          </w:tcPr>
          <w:p w14:paraId="67C4C226" w14:textId="247E8B78"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3646CCA1" w14:textId="77777777" w:rsidR="006C5065" w:rsidRDefault="006C5065" w:rsidP="006C5065">
            <w:pPr>
              <w:tabs>
                <w:tab w:val="left" w:pos="1152"/>
              </w:tabs>
              <w:jc w:val="both"/>
              <w:rPr>
                <w:sz w:val="26"/>
                <w:szCs w:val="26"/>
                <w:lang w:val="en-US"/>
              </w:rPr>
            </w:pPr>
            <w:r>
              <w:rPr>
                <w:sz w:val="26"/>
                <w:szCs w:val="26"/>
                <w:lang w:val="en-US"/>
              </w:rPr>
              <w:t xml:space="preserve">- </w:t>
            </w:r>
            <w:r w:rsidR="0059704C" w:rsidRPr="0015467F">
              <w:rPr>
                <w:sz w:val="26"/>
                <w:szCs w:val="26"/>
                <w:lang w:val="en-US"/>
              </w:rPr>
              <w:t>Tổ chức giám định tư pháp công lập (TCGĐTPCL) ở trung ương</w:t>
            </w:r>
            <w:r>
              <w:rPr>
                <w:sz w:val="26"/>
                <w:szCs w:val="26"/>
                <w:lang w:val="en-US"/>
              </w:rPr>
              <w:t>;</w:t>
            </w:r>
          </w:p>
          <w:p w14:paraId="0259178E" w14:textId="27186377" w:rsidR="0059704C" w:rsidRPr="0015467F" w:rsidRDefault="006C5065" w:rsidP="00AB3198">
            <w:pPr>
              <w:tabs>
                <w:tab w:val="left" w:pos="1152"/>
              </w:tabs>
              <w:jc w:val="both"/>
              <w:rPr>
                <w:sz w:val="26"/>
                <w:szCs w:val="26"/>
                <w:lang w:val="en-US"/>
              </w:rPr>
            </w:pPr>
            <w:r>
              <w:rPr>
                <w:sz w:val="26"/>
                <w:szCs w:val="26"/>
                <w:lang w:val="en-US"/>
              </w:rPr>
              <w:t xml:space="preserve">- TCGĐTPCL ở </w:t>
            </w:r>
            <w:r w:rsidR="00591479">
              <w:rPr>
                <w:sz w:val="26"/>
                <w:szCs w:val="26"/>
                <w:lang w:val="en-US"/>
              </w:rPr>
              <w:t>địa phương</w:t>
            </w:r>
            <w:r w:rsidR="0059704C" w:rsidRPr="0015467F">
              <w:rPr>
                <w:sz w:val="26"/>
                <w:szCs w:val="26"/>
                <w:lang w:val="en-US"/>
              </w:rPr>
              <w:t xml:space="preserve"> </w:t>
            </w:r>
          </w:p>
        </w:tc>
        <w:tc>
          <w:tcPr>
            <w:tcW w:w="3937" w:type="dxa"/>
            <w:shd w:val="clear" w:color="auto" w:fill="FFFFFF"/>
            <w:tcMar>
              <w:top w:w="0" w:type="dxa"/>
              <w:left w:w="45" w:type="dxa"/>
              <w:bottom w:w="0" w:type="dxa"/>
              <w:right w:w="45" w:type="dxa"/>
            </w:tcMar>
            <w:vAlign w:val="center"/>
            <w:hideMark/>
          </w:tcPr>
          <w:p w14:paraId="0DE72BCB" w14:textId="5EFB4B9A" w:rsidR="00106EEF" w:rsidRPr="00106EEF" w:rsidRDefault="00106EEF" w:rsidP="00106EEF">
            <w:pPr>
              <w:tabs>
                <w:tab w:val="left" w:pos="1152"/>
              </w:tabs>
              <w:jc w:val="both"/>
              <w:rPr>
                <w:sz w:val="26"/>
                <w:szCs w:val="26"/>
                <w:lang w:val="en-US"/>
              </w:rPr>
            </w:pPr>
            <w:r w:rsidRPr="00106EEF">
              <w:rPr>
                <w:sz w:val="26"/>
                <w:szCs w:val="26"/>
                <w:lang w:val="en-US"/>
              </w:rPr>
              <w:t xml:space="preserve">- Bộ, cơ </w:t>
            </w:r>
            <w:r w:rsidR="00CC3A7C">
              <w:rPr>
                <w:sz w:val="26"/>
                <w:szCs w:val="26"/>
                <w:lang w:val="en-US"/>
              </w:rPr>
              <w:t>quan ngang bộ chủ quản của TCGĐ</w:t>
            </w:r>
            <w:r w:rsidRPr="00106EEF">
              <w:rPr>
                <w:sz w:val="26"/>
                <w:szCs w:val="26"/>
                <w:lang w:val="en-US"/>
              </w:rPr>
              <w:t xml:space="preserve">TPCL cấp Trung ương: nhận báo cáo của TCGĐTPCL </w:t>
            </w:r>
            <w:r w:rsidR="00CC3A7C">
              <w:rPr>
                <w:sz w:val="26"/>
                <w:szCs w:val="26"/>
                <w:lang w:val="en-US"/>
              </w:rPr>
              <w:t>ở</w:t>
            </w:r>
            <w:r w:rsidRPr="00106EEF">
              <w:rPr>
                <w:sz w:val="26"/>
                <w:szCs w:val="26"/>
                <w:lang w:val="en-US"/>
              </w:rPr>
              <w:t xml:space="preserve"> Trung ương</w:t>
            </w:r>
          </w:p>
          <w:p w14:paraId="2EE95DB5" w14:textId="4BD1D9C2" w:rsidR="0059704C" w:rsidRPr="0015467F" w:rsidRDefault="00106EEF" w:rsidP="00967C23">
            <w:pPr>
              <w:tabs>
                <w:tab w:val="left" w:pos="1152"/>
              </w:tabs>
              <w:jc w:val="both"/>
              <w:rPr>
                <w:sz w:val="26"/>
                <w:szCs w:val="26"/>
                <w:lang w:val="en-US"/>
              </w:rPr>
            </w:pPr>
            <w:r w:rsidRPr="00106EEF">
              <w:rPr>
                <w:sz w:val="26"/>
                <w:szCs w:val="26"/>
                <w:lang w:val="en-US"/>
              </w:rPr>
              <w:t>- Ban</w:t>
            </w:r>
            <w:r w:rsidR="00B90484">
              <w:rPr>
                <w:sz w:val="26"/>
                <w:szCs w:val="26"/>
                <w:lang w:val="en-US"/>
              </w:rPr>
              <w:t xml:space="preserve">, </w:t>
            </w:r>
            <w:r w:rsidR="00B90484" w:rsidRPr="00FD21DF">
              <w:rPr>
                <w:sz w:val="26"/>
                <w:szCs w:val="26"/>
                <w:lang w:val="en-US"/>
              </w:rPr>
              <w:t>ngành</w:t>
            </w:r>
            <w:r w:rsidR="00B90484">
              <w:rPr>
                <w:sz w:val="26"/>
                <w:szCs w:val="26"/>
                <w:lang w:val="en-US"/>
              </w:rPr>
              <w:t xml:space="preserve"> cấp tỉnh; </w:t>
            </w:r>
            <w:r w:rsidRPr="00106EEF">
              <w:rPr>
                <w:sz w:val="26"/>
                <w:szCs w:val="26"/>
                <w:lang w:val="en-US"/>
              </w:rPr>
              <w:t>cơ quan chuyên môn của UBND tỉnh quản lý lĩnh vực giám định tư pháp: nhận báo cáo của TCGĐTPCL ở địa phương</w:t>
            </w:r>
          </w:p>
        </w:tc>
      </w:tr>
      <w:tr w:rsidR="00655873" w:rsidRPr="0059704C" w14:paraId="6823E42D"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65913749" w14:textId="35AD153E" w:rsidR="0059704C" w:rsidRPr="0015467F" w:rsidRDefault="0059704C" w:rsidP="006701F6">
            <w:pPr>
              <w:tabs>
                <w:tab w:val="left" w:pos="1152"/>
              </w:tabs>
              <w:jc w:val="center"/>
              <w:rPr>
                <w:sz w:val="26"/>
                <w:szCs w:val="26"/>
                <w:lang w:val="en-US"/>
              </w:rPr>
            </w:pPr>
            <w:r w:rsidRPr="0015467F">
              <w:rPr>
                <w:sz w:val="26"/>
                <w:szCs w:val="26"/>
                <w:lang w:val="en-US"/>
              </w:rPr>
              <w:lastRenderedPageBreak/>
              <w:t>3</w:t>
            </w:r>
            <w:r w:rsidR="00AD37DD">
              <w:rPr>
                <w:sz w:val="26"/>
                <w:szCs w:val="26"/>
                <w:lang w:val="en-US"/>
              </w:rPr>
              <w:t>7</w:t>
            </w:r>
          </w:p>
        </w:tc>
        <w:tc>
          <w:tcPr>
            <w:tcW w:w="0" w:type="auto"/>
            <w:shd w:val="clear" w:color="auto" w:fill="FFFFFF"/>
            <w:tcMar>
              <w:top w:w="0" w:type="dxa"/>
              <w:left w:w="45" w:type="dxa"/>
              <w:bottom w:w="0" w:type="dxa"/>
              <w:right w:w="45" w:type="dxa"/>
            </w:tcMar>
            <w:vAlign w:val="center"/>
            <w:hideMark/>
          </w:tcPr>
          <w:p w14:paraId="0F02D6E5" w14:textId="77777777" w:rsidR="0059704C" w:rsidRPr="0015467F" w:rsidRDefault="0059704C" w:rsidP="0015467F">
            <w:pPr>
              <w:tabs>
                <w:tab w:val="left" w:pos="1152"/>
              </w:tabs>
              <w:jc w:val="both"/>
              <w:rPr>
                <w:sz w:val="26"/>
                <w:szCs w:val="26"/>
                <w:lang w:val="en-US"/>
              </w:rPr>
            </w:pPr>
            <w:r w:rsidRPr="0015467F">
              <w:rPr>
                <w:sz w:val="26"/>
                <w:szCs w:val="26"/>
                <w:lang w:val="en-US"/>
              </w:rPr>
              <w:t>12b/TP/GĐTP</w:t>
            </w:r>
          </w:p>
        </w:tc>
        <w:tc>
          <w:tcPr>
            <w:tcW w:w="0" w:type="auto"/>
            <w:shd w:val="clear" w:color="auto" w:fill="FFFFFF"/>
            <w:tcMar>
              <w:top w:w="0" w:type="dxa"/>
              <w:left w:w="45" w:type="dxa"/>
              <w:bottom w:w="0" w:type="dxa"/>
              <w:right w:w="45" w:type="dxa"/>
            </w:tcMar>
            <w:vAlign w:val="center"/>
            <w:hideMark/>
          </w:tcPr>
          <w:p w14:paraId="7AFACDD4" w14:textId="729C24DE" w:rsidR="00781B36" w:rsidRPr="0015467F" w:rsidRDefault="0059704C" w:rsidP="00D46574">
            <w:pPr>
              <w:tabs>
                <w:tab w:val="left" w:pos="1152"/>
              </w:tabs>
              <w:jc w:val="both"/>
              <w:rPr>
                <w:sz w:val="26"/>
                <w:szCs w:val="26"/>
                <w:lang w:val="en-US"/>
              </w:rPr>
            </w:pPr>
            <w:r w:rsidRPr="0015467F">
              <w:rPr>
                <w:sz w:val="26"/>
                <w:szCs w:val="26"/>
                <w:lang w:val="en-US"/>
              </w:rPr>
              <w:t xml:space="preserve">Số vụ việc đã thực hiện giám định tư pháp tại các tổ chức giám định tư pháp theo vụ việc </w:t>
            </w:r>
            <w:r w:rsidR="00E91C7F">
              <w:rPr>
                <w:sz w:val="26"/>
                <w:szCs w:val="26"/>
                <w:lang w:val="en-US"/>
              </w:rPr>
              <w:t xml:space="preserve">ở </w:t>
            </w:r>
            <w:r w:rsidR="00E91C7F" w:rsidRPr="0015467F">
              <w:rPr>
                <w:sz w:val="26"/>
                <w:szCs w:val="26"/>
                <w:lang w:val="en-US"/>
              </w:rPr>
              <w:t>trung ương</w:t>
            </w:r>
            <w:r w:rsidR="00E91C7F">
              <w:rPr>
                <w:sz w:val="26"/>
                <w:szCs w:val="26"/>
                <w:lang w:val="en-US"/>
              </w:rPr>
              <w:t>/</w:t>
            </w:r>
            <w:r w:rsidR="00E91C7F" w:rsidRPr="0015467F">
              <w:rPr>
                <w:sz w:val="26"/>
                <w:szCs w:val="26"/>
                <w:lang w:val="en-US"/>
              </w:rPr>
              <w:t>địa phương</w:t>
            </w:r>
            <w:r w:rsidR="00E91C7F">
              <w:rPr>
                <w:sz w:val="26"/>
                <w:szCs w:val="26"/>
                <w:lang w:val="en-US"/>
              </w:rPr>
              <w:t xml:space="preserve"> và Văn phòng </w:t>
            </w:r>
            <w:r w:rsidR="00D46574">
              <w:rPr>
                <w:sz w:val="26"/>
                <w:szCs w:val="26"/>
                <w:lang w:val="en-US"/>
              </w:rPr>
              <w:t>giám định tư pháp</w:t>
            </w:r>
            <w:r w:rsidR="00E91C7F">
              <w:rPr>
                <w:sz w:val="26"/>
                <w:szCs w:val="26"/>
                <w:lang w:val="en-US"/>
              </w:rPr>
              <w:t xml:space="preserve"> ở địa phương</w:t>
            </w:r>
          </w:p>
        </w:tc>
        <w:tc>
          <w:tcPr>
            <w:tcW w:w="1491" w:type="dxa"/>
            <w:shd w:val="clear" w:color="auto" w:fill="FFFFFF"/>
            <w:tcMar>
              <w:top w:w="0" w:type="dxa"/>
              <w:left w:w="45" w:type="dxa"/>
              <w:bottom w:w="0" w:type="dxa"/>
              <w:right w:w="45" w:type="dxa"/>
            </w:tcMar>
            <w:vAlign w:val="center"/>
            <w:hideMark/>
          </w:tcPr>
          <w:p w14:paraId="02B73887" w14:textId="117FD9AE"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4A0045EB" w14:textId="045CD1C6" w:rsidR="0059704C" w:rsidRPr="0015467F" w:rsidRDefault="006E3516" w:rsidP="00AB3198">
            <w:pPr>
              <w:tabs>
                <w:tab w:val="left" w:pos="1152"/>
              </w:tabs>
              <w:jc w:val="both"/>
              <w:rPr>
                <w:sz w:val="26"/>
                <w:szCs w:val="26"/>
                <w:lang w:val="en-US"/>
              </w:rPr>
            </w:pPr>
            <w:r w:rsidRPr="0015467F">
              <w:rPr>
                <w:sz w:val="26"/>
                <w:szCs w:val="26"/>
                <w:lang w:val="en-US"/>
              </w:rPr>
              <w:t xml:space="preserve">Tổ chức giám định tư pháp </w:t>
            </w:r>
            <w:r w:rsidR="00B440BE">
              <w:rPr>
                <w:sz w:val="26"/>
                <w:szCs w:val="26"/>
                <w:lang w:val="en-US"/>
              </w:rPr>
              <w:t>(TCGĐTP</w:t>
            </w:r>
            <w:r w:rsidRPr="0015467F">
              <w:rPr>
                <w:sz w:val="26"/>
                <w:szCs w:val="26"/>
                <w:lang w:val="en-US"/>
              </w:rPr>
              <w:t xml:space="preserve">) </w:t>
            </w:r>
            <w:r>
              <w:rPr>
                <w:sz w:val="26"/>
                <w:szCs w:val="26"/>
                <w:lang w:val="en-US"/>
              </w:rPr>
              <w:t xml:space="preserve">theo vụ việc </w:t>
            </w:r>
            <w:r w:rsidRPr="0015467F">
              <w:rPr>
                <w:sz w:val="26"/>
                <w:szCs w:val="26"/>
                <w:lang w:val="en-US"/>
              </w:rPr>
              <w:t>ở trung ương</w:t>
            </w:r>
            <w:r>
              <w:rPr>
                <w:sz w:val="26"/>
                <w:szCs w:val="26"/>
                <w:lang w:val="en-US"/>
              </w:rPr>
              <w:t xml:space="preserve">  và địa phương</w:t>
            </w:r>
            <w:r w:rsidR="00B440BE">
              <w:rPr>
                <w:sz w:val="26"/>
                <w:szCs w:val="26"/>
                <w:lang w:val="en-US"/>
              </w:rPr>
              <w:t xml:space="preserve">, Văn phòng </w:t>
            </w:r>
            <w:r w:rsidR="00D46574">
              <w:rPr>
                <w:sz w:val="26"/>
                <w:szCs w:val="26"/>
                <w:lang w:val="en-US"/>
              </w:rPr>
              <w:t>giám định tư pháp</w:t>
            </w:r>
            <w:r w:rsidR="00B440BE">
              <w:rPr>
                <w:sz w:val="26"/>
                <w:szCs w:val="26"/>
                <w:lang w:val="en-US"/>
              </w:rPr>
              <w:t xml:space="preserve"> ở địa phương</w:t>
            </w:r>
          </w:p>
        </w:tc>
        <w:tc>
          <w:tcPr>
            <w:tcW w:w="3937" w:type="dxa"/>
            <w:shd w:val="clear" w:color="auto" w:fill="FFFFFF"/>
            <w:tcMar>
              <w:top w:w="0" w:type="dxa"/>
              <w:left w:w="45" w:type="dxa"/>
              <w:bottom w:w="0" w:type="dxa"/>
              <w:right w:w="45" w:type="dxa"/>
            </w:tcMar>
            <w:vAlign w:val="center"/>
            <w:hideMark/>
          </w:tcPr>
          <w:p w14:paraId="6DE200EC" w14:textId="77777777" w:rsidR="00106EEF" w:rsidRPr="00106EEF" w:rsidRDefault="00106EEF" w:rsidP="00106EEF">
            <w:pPr>
              <w:tabs>
                <w:tab w:val="left" w:pos="1152"/>
              </w:tabs>
              <w:jc w:val="both"/>
              <w:rPr>
                <w:sz w:val="26"/>
                <w:szCs w:val="26"/>
                <w:lang w:val="en-US"/>
              </w:rPr>
            </w:pPr>
            <w:r w:rsidRPr="00106EEF">
              <w:rPr>
                <w:sz w:val="26"/>
                <w:szCs w:val="26"/>
                <w:lang w:val="en-US"/>
              </w:rPr>
              <w:t>- Bộ/cơ quan ngang bộ chủ quản: nhận báo cáo của Tổ chức giám định tư pháp theo vụ việc ở trung ương;</w:t>
            </w:r>
          </w:p>
          <w:p w14:paraId="124A3DF2" w14:textId="41F799DE" w:rsidR="00106EEF" w:rsidRPr="00106EEF" w:rsidRDefault="00106EEF" w:rsidP="00106EEF">
            <w:pPr>
              <w:tabs>
                <w:tab w:val="left" w:pos="1152"/>
              </w:tabs>
              <w:jc w:val="both"/>
              <w:rPr>
                <w:sz w:val="26"/>
                <w:szCs w:val="26"/>
                <w:lang w:val="en-US"/>
              </w:rPr>
            </w:pPr>
            <w:r w:rsidRPr="00106EEF">
              <w:rPr>
                <w:sz w:val="26"/>
                <w:szCs w:val="26"/>
                <w:lang w:val="en-US"/>
              </w:rPr>
              <w:t>- Ban</w:t>
            </w:r>
            <w:r w:rsidR="00B90484">
              <w:rPr>
                <w:sz w:val="26"/>
                <w:szCs w:val="26"/>
                <w:lang w:val="en-US"/>
              </w:rPr>
              <w:t xml:space="preserve">, </w:t>
            </w:r>
            <w:r w:rsidR="00B90484" w:rsidRPr="00FD21DF">
              <w:rPr>
                <w:sz w:val="26"/>
                <w:szCs w:val="26"/>
                <w:lang w:val="en-US"/>
              </w:rPr>
              <w:t>ngành</w:t>
            </w:r>
            <w:r w:rsidR="00B90484">
              <w:rPr>
                <w:sz w:val="26"/>
                <w:szCs w:val="26"/>
                <w:lang w:val="en-US"/>
              </w:rPr>
              <w:t xml:space="preserve"> cấp tỉnh</w:t>
            </w:r>
            <w:r w:rsidRPr="00106EEF">
              <w:rPr>
                <w:sz w:val="26"/>
                <w:szCs w:val="26"/>
                <w:lang w:val="en-US"/>
              </w:rPr>
              <w:t xml:space="preserve">; cơ quan chuyên môn của UBND cấp tỉnh: nhận báo cáo của TCGĐTP theo vụ việc ở địa phương và Văn phòng giám định tư pháp ở địa phương; </w:t>
            </w:r>
          </w:p>
          <w:p w14:paraId="07872F07" w14:textId="3426A3E8" w:rsidR="0059704C" w:rsidRPr="0015467F" w:rsidRDefault="00106EEF" w:rsidP="003C65AF">
            <w:pPr>
              <w:tabs>
                <w:tab w:val="left" w:pos="1152"/>
              </w:tabs>
              <w:jc w:val="both"/>
              <w:rPr>
                <w:sz w:val="26"/>
                <w:szCs w:val="26"/>
                <w:lang w:val="en-US"/>
              </w:rPr>
            </w:pPr>
            <w:r w:rsidRPr="00106EEF">
              <w:rPr>
                <w:sz w:val="26"/>
                <w:szCs w:val="26"/>
                <w:lang w:val="en-US"/>
              </w:rPr>
              <w:t>- Sở Tư pháp: nhận báo cáo của Ban</w:t>
            </w:r>
            <w:r w:rsidR="003C65AF">
              <w:rPr>
                <w:sz w:val="26"/>
                <w:szCs w:val="26"/>
                <w:lang w:val="en-US"/>
              </w:rPr>
              <w:t xml:space="preserve">, </w:t>
            </w:r>
            <w:r w:rsidR="003C65AF" w:rsidRPr="00FD21DF">
              <w:rPr>
                <w:sz w:val="26"/>
                <w:szCs w:val="26"/>
                <w:lang w:val="en-US"/>
              </w:rPr>
              <w:t>ngành</w:t>
            </w:r>
            <w:r w:rsidR="003C65AF">
              <w:rPr>
                <w:sz w:val="26"/>
                <w:szCs w:val="26"/>
                <w:lang w:val="en-US"/>
              </w:rPr>
              <w:t xml:space="preserve"> cấp tỉnh</w:t>
            </w:r>
            <w:r w:rsidRPr="00106EEF">
              <w:rPr>
                <w:sz w:val="26"/>
                <w:szCs w:val="26"/>
                <w:lang w:val="en-US"/>
              </w:rPr>
              <w:t>; cơ quan chuyên môn của UBND cấp tỉnh...</w:t>
            </w:r>
            <w:r w:rsidRPr="00106EEF" w:rsidDel="00B440BE">
              <w:rPr>
                <w:sz w:val="26"/>
                <w:szCs w:val="26"/>
                <w:lang w:val="en-US"/>
              </w:rPr>
              <w:t xml:space="preserve"> </w:t>
            </w:r>
          </w:p>
        </w:tc>
      </w:tr>
      <w:tr w:rsidR="00655873" w:rsidRPr="0059704C" w14:paraId="6784B734"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43F57ADF" w14:textId="4C14BE65" w:rsidR="0059704C" w:rsidRPr="0015467F" w:rsidRDefault="0059704C" w:rsidP="006701F6">
            <w:pPr>
              <w:tabs>
                <w:tab w:val="left" w:pos="1152"/>
              </w:tabs>
              <w:jc w:val="center"/>
              <w:rPr>
                <w:sz w:val="26"/>
                <w:szCs w:val="26"/>
                <w:lang w:val="en-US"/>
              </w:rPr>
            </w:pPr>
            <w:r w:rsidRPr="0015467F">
              <w:rPr>
                <w:sz w:val="26"/>
                <w:szCs w:val="26"/>
                <w:lang w:val="en-US"/>
              </w:rPr>
              <w:t>3</w:t>
            </w:r>
            <w:r w:rsidR="00AD37DD">
              <w:rPr>
                <w:sz w:val="26"/>
                <w:szCs w:val="26"/>
                <w:lang w:val="en-US"/>
              </w:rPr>
              <w:t>8</w:t>
            </w:r>
          </w:p>
        </w:tc>
        <w:tc>
          <w:tcPr>
            <w:tcW w:w="0" w:type="auto"/>
            <w:shd w:val="clear" w:color="auto" w:fill="FFFFFF"/>
            <w:tcMar>
              <w:top w:w="0" w:type="dxa"/>
              <w:left w:w="45" w:type="dxa"/>
              <w:bottom w:w="0" w:type="dxa"/>
              <w:right w:w="45" w:type="dxa"/>
            </w:tcMar>
            <w:vAlign w:val="center"/>
            <w:hideMark/>
          </w:tcPr>
          <w:p w14:paraId="3B77A5C3" w14:textId="77777777" w:rsidR="0059704C" w:rsidRPr="0015467F" w:rsidRDefault="0059704C" w:rsidP="0015467F">
            <w:pPr>
              <w:tabs>
                <w:tab w:val="left" w:pos="1152"/>
              </w:tabs>
              <w:jc w:val="both"/>
              <w:rPr>
                <w:sz w:val="26"/>
                <w:szCs w:val="26"/>
                <w:lang w:val="en-US"/>
              </w:rPr>
            </w:pPr>
            <w:r w:rsidRPr="0015467F">
              <w:rPr>
                <w:sz w:val="26"/>
                <w:szCs w:val="26"/>
                <w:lang w:val="en-US"/>
              </w:rPr>
              <w:t>12c/TP/GĐTP</w:t>
            </w:r>
          </w:p>
        </w:tc>
        <w:tc>
          <w:tcPr>
            <w:tcW w:w="0" w:type="auto"/>
            <w:shd w:val="clear" w:color="auto" w:fill="FFFFFF"/>
            <w:tcMar>
              <w:top w:w="0" w:type="dxa"/>
              <w:left w:w="45" w:type="dxa"/>
              <w:bottom w:w="0" w:type="dxa"/>
              <w:right w:w="45" w:type="dxa"/>
            </w:tcMar>
            <w:vAlign w:val="center"/>
            <w:hideMark/>
          </w:tcPr>
          <w:p w14:paraId="781F0121" w14:textId="34169CA8" w:rsidR="0059704C" w:rsidRPr="0015467F" w:rsidRDefault="0059704C" w:rsidP="0015467F">
            <w:pPr>
              <w:tabs>
                <w:tab w:val="left" w:pos="1152"/>
              </w:tabs>
              <w:jc w:val="both"/>
              <w:rPr>
                <w:sz w:val="26"/>
                <w:szCs w:val="26"/>
                <w:lang w:val="en-US"/>
              </w:rPr>
            </w:pPr>
            <w:r w:rsidRPr="0015467F">
              <w:rPr>
                <w:sz w:val="26"/>
                <w:szCs w:val="26"/>
                <w:lang w:val="en-US"/>
              </w:rPr>
              <w:t>Số vụ việc đã thực hiện giám định tư pháp trên địa bàn tỉnh</w:t>
            </w:r>
            <w:r w:rsidR="00FF4DD7">
              <w:rPr>
                <w:sz w:val="26"/>
                <w:szCs w:val="26"/>
                <w:lang w:val="en-US"/>
              </w:rPr>
              <w:t>/thành phố</w:t>
            </w:r>
          </w:p>
        </w:tc>
        <w:tc>
          <w:tcPr>
            <w:tcW w:w="1491" w:type="dxa"/>
            <w:shd w:val="clear" w:color="auto" w:fill="FFFFFF"/>
            <w:tcMar>
              <w:top w:w="0" w:type="dxa"/>
              <w:left w:w="45" w:type="dxa"/>
              <w:bottom w:w="0" w:type="dxa"/>
              <w:right w:w="45" w:type="dxa"/>
            </w:tcMar>
            <w:vAlign w:val="center"/>
            <w:hideMark/>
          </w:tcPr>
          <w:p w14:paraId="587B4047" w14:textId="50856AC1"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7341039F" w14:textId="566A0A6C" w:rsidR="00FF4DD7" w:rsidRPr="00FF4DD7" w:rsidRDefault="00FF4DD7" w:rsidP="00FF4DD7">
            <w:pPr>
              <w:tabs>
                <w:tab w:val="left" w:pos="1152"/>
              </w:tabs>
              <w:jc w:val="both"/>
              <w:rPr>
                <w:sz w:val="26"/>
                <w:szCs w:val="26"/>
                <w:lang w:val="en-US"/>
              </w:rPr>
            </w:pPr>
            <w:r w:rsidRPr="00FF4DD7">
              <w:rPr>
                <w:sz w:val="26"/>
                <w:szCs w:val="26"/>
                <w:lang w:val="en-US"/>
              </w:rPr>
              <w:t>- Ban</w:t>
            </w:r>
            <w:r w:rsidR="003228BD">
              <w:rPr>
                <w:sz w:val="26"/>
                <w:szCs w:val="26"/>
                <w:lang w:val="en-US"/>
              </w:rPr>
              <w:t xml:space="preserve">, </w:t>
            </w:r>
            <w:r w:rsidR="003228BD" w:rsidRPr="00FD21DF">
              <w:rPr>
                <w:sz w:val="26"/>
                <w:szCs w:val="26"/>
                <w:lang w:val="en-US"/>
              </w:rPr>
              <w:t>ngành</w:t>
            </w:r>
            <w:r w:rsidR="003228BD">
              <w:rPr>
                <w:sz w:val="26"/>
                <w:szCs w:val="26"/>
                <w:lang w:val="en-US"/>
              </w:rPr>
              <w:t xml:space="preserve"> cấp tỉnh</w:t>
            </w:r>
            <w:r w:rsidRPr="00FF4DD7">
              <w:rPr>
                <w:sz w:val="26"/>
                <w:szCs w:val="26"/>
                <w:lang w:val="en-US"/>
              </w:rPr>
              <w:t>; cơ quan chuyên môn của UBND cấp tỉnh</w:t>
            </w:r>
            <w:r>
              <w:rPr>
                <w:sz w:val="26"/>
                <w:szCs w:val="26"/>
                <w:lang w:val="en-US"/>
              </w:rPr>
              <w:t>.</w:t>
            </w:r>
          </w:p>
          <w:p w14:paraId="0B5DD636" w14:textId="21421A53" w:rsidR="0059704C" w:rsidRPr="0015467F" w:rsidRDefault="00FF4DD7" w:rsidP="00F700F2">
            <w:pPr>
              <w:tabs>
                <w:tab w:val="left" w:pos="1152"/>
              </w:tabs>
              <w:jc w:val="both"/>
              <w:rPr>
                <w:sz w:val="26"/>
                <w:szCs w:val="26"/>
                <w:lang w:val="en-US"/>
              </w:rPr>
            </w:pPr>
            <w:r w:rsidRPr="00FF4DD7">
              <w:rPr>
                <w:sz w:val="26"/>
                <w:szCs w:val="26"/>
                <w:lang w:val="en-US"/>
              </w:rPr>
              <w:t>- Sở Tư pháp</w:t>
            </w:r>
            <w:r>
              <w:rPr>
                <w:sz w:val="26"/>
                <w:szCs w:val="26"/>
                <w:lang w:val="en-US"/>
              </w:rPr>
              <w:t>.</w:t>
            </w:r>
          </w:p>
        </w:tc>
        <w:tc>
          <w:tcPr>
            <w:tcW w:w="3937" w:type="dxa"/>
            <w:shd w:val="clear" w:color="auto" w:fill="FFFFFF"/>
            <w:tcMar>
              <w:top w:w="0" w:type="dxa"/>
              <w:left w:w="45" w:type="dxa"/>
              <w:bottom w:w="0" w:type="dxa"/>
              <w:right w:w="45" w:type="dxa"/>
            </w:tcMar>
            <w:vAlign w:val="center"/>
            <w:hideMark/>
          </w:tcPr>
          <w:p w14:paraId="78451D9B" w14:textId="6F50AE93" w:rsidR="002C1A84" w:rsidRDefault="002C1A84" w:rsidP="00FF4DD7">
            <w:pPr>
              <w:tabs>
                <w:tab w:val="left" w:pos="1152"/>
              </w:tabs>
              <w:jc w:val="both"/>
              <w:rPr>
                <w:spacing w:val="-10"/>
                <w:sz w:val="26"/>
                <w:szCs w:val="26"/>
                <w:lang w:val="en-US"/>
              </w:rPr>
            </w:pPr>
            <w:r w:rsidRPr="00FF4DD7">
              <w:rPr>
                <w:spacing w:val="-10"/>
                <w:sz w:val="26"/>
                <w:szCs w:val="26"/>
                <w:lang w:val="en-US"/>
              </w:rPr>
              <w:t>- Sở Tư pháp: nhận báo cáo của  Ban</w:t>
            </w:r>
            <w:r w:rsidR="003C65AF">
              <w:rPr>
                <w:sz w:val="26"/>
                <w:szCs w:val="26"/>
                <w:lang w:val="en-US"/>
              </w:rPr>
              <w:t xml:space="preserve">, </w:t>
            </w:r>
            <w:r w:rsidR="003C65AF" w:rsidRPr="00FD21DF">
              <w:rPr>
                <w:sz w:val="26"/>
                <w:szCs w:val="26"/>
                <w:lang w:val="en-US"/>
              </w:rPr>
              <w:t>ngành</w:t>
            </w:r>
            <w:r w:rsidR="003C65AF">
              <w:rPr>
                <w:sz w:val="26"/>
                <w:szCs w:val="26"/>
                <w:lang w:val="en-US"/>
              </w:rPr>
              <w:t xml:space="preserve"> cấp tỉnh</w:t>
            </w:r>
            <w:r w:rsidRPr="00FF4DD7">
              <w:rPr>
                <w:spacing w:val="-10"/>
                <w:sz w:val="26"/>
                <w:szCs w:val="26"/>
                <w:lang w:val="en-US"/>
              </w:rPr>
              <w:t xml:space="preserve">; cơ quan chuyên môn của UBND cấp tỉnh. </w:t>
            </w:r>
          </w:p>
          <w:p w14:paraId="29EF971B" w14:textId="1839B0EC" w:rsidR="0059704C" w:rsidRPr="002C1A84" w:rsidRDefault="00FF4DD7" w:rsidP="00FF4DD7">
            <w:pPr>
              <w:tabs>
                <w:tab w:val="left" w:pos="1152"/>
              </w:tabs>
              <w:jc w:val="both"/>
              <w:rPr>
                <w:spacing w:val="-10"/>
                <w:sz w:val="26"/>
                <w:szCs w:val="26"/>
                <w:lang w:val="en-US"/>
              </w:rPr>
            </w:pPr>
            <w:r w:rsidRPr="00FF4DD7">
              <w:rPr>
                <w:spacing w:val="-10"/>
                <w:sz w:val="26"/>
                <w:szCs w:val="26"/>
                <w:lang w:val="en-US"/>
              </w:rPr>
              <w:t>- Bộ Tư pháp (Cục Kế hoạch - Tài chính</w:t>
            </w:r>
            <w:r w:rsidR="002C1A84">
              <w:rPr>
                <w:spacing w:val="-10"/>
                <w:sz w:val="26"/>
                <w:szCs w:val="26"/>
                <w:lang w:val="en-US"/>
              </w:rPr>
              <w:t>): nhận báo cáo của Sở Tư pháp;</w:t>
            </w:r>
            <w:r w:rsidRPr="00FF4DD7">
              <w:rPr>
                <w:spacing w:val="-10"/>
                <w:sz w:val="26"/>
                <w:szCs w:val="26"/>
                <w:lang w:val="en-US"/>
              </w:rPr>
              <w:tab/>
            </w:r>
          </w:p>
        </w:tc>
      </w:tr>
      <w:tr w:rsidR="00655873" w:rsidRPr="00A07FE9" w14:paraId="2B321D0F" w14:textId="77777777" w:rsidTr="0071750C">
        <w:trPr>
          <w:cantSplit/>
          <w:trHeight w:val="945"/>
        </w:trPr>
        <w:tc>
          <w:tcPr>
            <w:tcW w:w="0" w:type="auto"/>
            <w:shd w:val="clear" w:color="auto" w:fill="FFFFFF"/>
            <w:tcMar>
              <w:top w:w="0" w:type="dxa"/>
              <w:left w:w="45" w:type="dxa"/>
              <w:bottom w:w="0" w:type="dxa"/>
              <w:right w:w="45" w:type="dxa"/>
            </w:tcMar>
            <w:vAlign w:val="center"/>
            <w:hideMark/>
          </w:tcPr>
          <w:p w14:paraId="69754245" w14:textId="52D8FE7C" w:rsidR="0059704C" w:rsidRPr="0015467F" w:rsidRDefault="0059704C" w:rsidP="006701F6">
            <w:pPr>
              <w:tabs>
                <w:tab w:val="left" w:pos="1152"/>
              </w:tabs>
              <w:jc w:val="center"/>
              <w:rPr>
                <w:sz w:val="26"/>
                <w:szCs w:val="26"/>
                <w:lang w:val="en-US"/>
              </w:rPr>
            </w:pPr>
            <w:r w:rsidRPr="0015467F">
              <w:rPr>
                <w:sz w:val="26"/>
                <w:szCs w:val="26"/>
                <w:lang w:val="en-US"/>
              </w:rPr>
              <w:t>3</w:t>
            </w:r>
            <w:r w:rsidR="00AD37DD">
              <w:rPr>
                <w:sz w:val="26"/>
                <w:szCs w:val="26"/>
                <w:lang w:val="en-US"/>
              </w:rPr>
              <w:t>9</w:t>
            </w:r>
          </w:p>
        </w:tc>
        <w:tc>
          <w:tcPr>
            <w:tcW w:w="0" w:type="auto"/>
            <w:shd w:val="clear" w:color="auto" w:fill="FFFFFF"/>
            <w:tcMar>
              <w:top w:w="0" w:type="dxa"/>
              <w:left w:w="45" w:type="dxa"/>
              <w:bottom w:w="0" w:type="dxa"/>
              <w:right w:w="45" w:type="dxa"/>
            </w:tcMar>
            <w:vAlign w:val="center"/>
            <w:hideMark/>
          </w:tcPr>
          <w:p w14:paraId="527C3EFC" w14:textId="77777777" w:rsidR="0059704C" w:rsidRPr="0015467F" w:rsidRDefault="0059704C" w:rsidP="0015467F">
            <w:pPr>
              <w:tabs>
                <w:tab w:val="left" w:pos="1152"/>
              </w:tabs>
              <w:jc w:val="both"/>
              <w:rPr>
                <w:sz w:val="26"/>
                <w:szCs w:val="26"/>
                <w:lang w:val="en-US"/>
              </w:rPr>
            </w:pPr>
            <w:r w:rsidRPr="0015467F">
              <w:rPr>
                <w:sz w:val="26"/>
                <w:szCs w:val="26"/>
                <w:lang w:val="en-US"/>
              </w:rPr>
              <w:t>12d/TP/GĐTP</w:t>
            </w:r>
          </w:p>
        </w:tc>
        <w:tc>
          <w:tcPr>
            <w:tcW w:w="0" w:type="auto"/>
            <w:shd w:val="clear" w:color="auto" w:fill="FFFFFF"/>
            <w:tcMar>
              <w:top w:w="0" w:type="dxa"/>
              <w:left w:w="45" w:type="dxa"/>
              <w:bottom w:w="0" w:type="dxa"/>
              <w:right w:w="45" w:type="dxa"/>
            </w:tcMar>
            <w:vAlign w:val="center"/>
            <w:hideMark/>
          </w:tcPr>
          <w:p w14:paraId="0389354C" w14:textId="75D16BB5" w:rsidR="0059704C" w:rsidRPr="0015467F" w:rsidRDefault="0059704C" w:rsidP="00F700F2">
            <w:pPr>
              <w:tabs>
                <w:tab w:val="left" w:pos="1152"/>
              </w:tabs>
              <w:jc w:val="both"/>
              <w:rPr>
                <w:sz w:val="26"/>
                <w:szCs w:val="26"/>
                <w:lang w:val="en-US"/>
              </w:rPr>
            </w:pPr>
            <w:r w:rsidRPr="0015467F">
              <w:rPr>
                <w:sz w:val="26"/>
                <w:szCs w:val="26"/>
                <w:lang w:val="en-US"/>
              </w:rPr>
              <w:t xml:space="preserve">Số vụ việc đã thực hiện giám định tư pháp </w:t>
            </w:r>
            <w:r w:rsidR="00300644">
              <w:rPr>
                <w:sz w:val="26"/>
                <w:szCs w:val="26"/>
                <w:lang w:val="en-US"/>
              </w:rPr>
              <w:t xml:space="preserve">tại </w:t>
            </w:r>
            <w:r w:rsidRPr="0015467F">
              <w:rPr>
                <w:sz w:val="26"/>
                <w:szCs w:val="26"/>
                <w:lang w:val="en-US"/>
              </w:rPr>
              <w:t>bộ, cơ quan ngang bộ</w:t>
            </w:r>
          </w:p>
        </w:tc>
        <w:tc>
          <w:tcPr>
            <w:tcW w:w="1491" w:type="dxa"/>
            <w:shd w:val="clear" w:color="auto" w:fill="FFFFFF"/>
            <w:tcMar>
              <w:top w:w="0" w:type="dxa"/>
              <w:left w:w="45" w:type="dxa"/>
              <w:bottom w:w="0" w:type="dxa"/>
              <w:right w:w="45" w:type="dxa"/>
            </w:tcMar>
            <w:vAlign w:val="center"/>
            <w:hideMark/>
          </w:tcPr>
          <w:p w14:paraId="41CE5FBA" w14:textId="62A96F41"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253B487A" w14:textId="77777777" w:rsidR="0059704C" w:rsidRPr="0015467F" w:rsidRDefault="0059704C" w:rsidP="0015467F">
            <w:pPr>
              <w:tabs>
                <w:tab w:val="left" w:pos="1152"/>
              </w:tabs>
              <w:jc w:val="both"/>
              <w:rPr>
                <w:sz w:val="26"/>
                <w:szCs w:val="26"/>
                <w:lang w:val="nl-NL"/>
              </w:rPr>
            </w:pPr>
            <w:r w:rsidRPr="0015467F">
              <w:rPr>
                <w:sz w:val="26"/>
                <w:szCs w:val="26"/>
                <w:lang w:val="nl-NL"/>
              </w:rPr>
              <w:t>Bộ, cơ quan ngang bộ</w:t>
            </w:r>
          </w:p>
        </w:tc>
        <w:tc>
          <w:tcPr>
            <w:tcW w:w="3937" w:type="dxa"/>
            <w:shd w:val="clear" w:color="auto" w:fill="FFFFFF"/>
            <w:tcMar>
              <w:top w:w="0" w:type="dxa"/>
              <w:left w:w="45" w:type="dxa"/>
              <w:bottom w:w="0" w:type="dxa"/>
              <w:right w:w="45" w:type="dxa"/>
            </w:tcMar>
            <w:vAlign w:val="center"/>
            <w:hideMark/>
          </w:tcPr>
          <w:p w14:paraId="6E5824FE" w14:textId="2B6CB297" w:rsidR="0059704C" w:rsidRPr="0015467F" w:rsidRDefault="00C77144" w:rsidP="0015467F">
            <w:pPr>
              <w:tabs>
                <w:tab w:val="left" w:pos="1152"/>
              </w:tabs>
              <w:jc w:val="both"/>
              <w:rPr>
                <w:sz w:val="26"/>
                <w:szCs w:val="26"/>
                <w:lang w:val="nl-NL"/>
              </w:rPr>
            </w:pPr>
            <w:r w:rsidRPr="0071750C">
              <w:rPr>
                <w:spacing w:val="-10"/>
                <w:sz w:val="26"/>
                <w:szCs w:val="26"/>
                <w:lang w:val="nl-NL"/>
              </w:rPr>
              <w:t>Bộ Tư pháp (Cục Kế hoạch - Tài chính)</w:t>
            </w:r>
          </w:p>
        </w:tc>
      </w:tr>
      <w:tr w:rsidR="00655873" w:rsidRPr="0059704C" w14:paraId="539424BD"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2110E273" w14:textId="61B39B8F" w:rsidR="0059704C" w:rsidRPr="0015467F" w:rsidRDefault="00AD37DD" w:rsidP="006701F6">
            <w:pPr>
              <w:tabs>
                <w:tab w:val="left" w:pos="1152"/>
              </w:tabs>
              <w:jc w:val="center"/>
              <w:rPr>
                <w:sz w:val="26"/>
                <w:szCs w:val="26"/>
                <w:lang w:val="en-US"/>
              </w:rPr>
            </w:pPr>
            <w:r>
              <w:rPr>
                <w:sz w:val="26"/>
                <w:szCs w:val="26"/>
                <w:lang w:val="en-US"/>
              </w:rPr>
              <w:t>40</w:t>
            </w:r>
          </w:p>
        </w:tc>
        <w:tc>
          <w:tcPr>
            <w:tcW w:w="0" w:type="auto"/>
            <w:shd w:val="clear" w:color="auto" w:fill="FFFFFF"/>
            <w:tcMar>
              <w:top w:w="0" w:type="dxa"/>
              <w:left w:w="45" w:type="dxa"/>
              <w:bottom w:w="0" w:type="dxa"/>
              <w:right w:w="45" w:type="dxa"/>
            </w:tcMar>
            <w:vAlign w:val="center"/>
            <w:hideMark/>
          </w:tcPr>
          <w:p w14:paraId="1FCC1193" w14:textId="77777777" w:rsidR="0059704C" w:rsidRPr="0015467F" w:rsidRDefault="0059704C" w:rsidP="0015467F">
            <w:pPr>
              <w:tabs>
                <w:tab w:val="left" w:pos="1152"/>
              </w:tabs>
              <w:jc w:val="both"/>
              <w:rPr>
                <w:sz w:val="26"/>
                <w:szCs w:val="26"/>
                <w:lang w:val="en-US"/>
              </w:rPr>
            </w:pPr>
            <w:r w:rsidRPr="0015467F">
              <w:rPr>
                <w:sz w:val="26"/>
                <w:szCs w:val="26"/>
                <w:lang w:val="en-US"/>
              </w:rPr>
              <w:t>13a/TP/ĐGTS</w:t>
            </w:r>
          </w:p>
        </w:tc>
        <w:tc>
          <w:tcPr>
            <w:tcW w:w="0" w:type="auto"/>
            <w:shd w:val="clear" w:color="auto" w:fill="FFFFFF"/>
            <w:tcMar>
              <w:top w:w="0" w:type="dxa"/>
              <w:left w:w="45" w:type="dxa"/>
              <w:bottom w:w="0" w:type="dxa"/>
              <w:right w:w="45" w:type="dxa"/>
            </w:tcMar>
            <w:vAlign w:val="center"/>
            <w:hideMark/>
          </w:tcPr>
          <w:p w14:paraId="72CAE5ED" w14:textId="5EB11B6C" w:rsidR="0059704C" w:rsidRPr="0015467F" w:rsidRDefault="0013339B" w:rsidP="0013339B">
            <w:pPr>
              <w:tabs>
                <w:tab w:val="left" w:pos="1152"/>
              </w:tabs>
              <w:jc w:val="both"/>
              <w:rPr>
                <w:sz w:val="26"/>
                <w:szCs w:val="26"/>
                <w:lang w:val="en-US"/>
              </w:rPr>
            </w:pPr>
            <w:r w:rsidRPr="0013339B">
              <w:rPr>
                <w:sz w:val="26"/>
                <w:szCs w:val="26"/>
                <w:lang w:val="en-US"/>
              </w:rPr>
              <w:t>Số đấu giá viên và kết quả hoạt động đấu giá tài sản của tổ chức hành nghề đấu giá tài sản</w:t>
            </w:r>
          </w:p>
        </w:tc>
        <w:tc>
          <w:tcPr>
            <w:tcW w:w="1491" w:type="dxa"/>
            <w:shd w:val="clear" w:color="auto" w:fill="FFFFFF"/>
            <w:tcMar>
              <w:top w:w="0" w:type="dxa"/>
              <w:left w:w="45" w:type="dxa"/>
              <w:bottom w:w="0" w:type="dxa"/>
              <w:right w:w="45" w:type="dxa"/>
            </w:tcMar>
            <w:vAlign w:val="center"/>
            <w:hideMark/>
          </w:tcPr>
          <w:p w14:paraId="6CE3B7C5" w14:textId="79551058"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770DF860" w14:textId="77777777" w:rsidR="0059704C" w:rsidRPr="0015467F" w:rsidRDefault="0059704C" w:rsidP="0015467F">
            <w:pPr>
              <w:tabs>
                <w:tab w:val="left" w:pos="1152"/>
              </w:tabs>
              <w:jc w:val="both"/>
              <w:rPr>
                <w:sz w:val="26"/>
                <w:szCs w:val="26"/>
                <w:lang w:val="en-US"/>
              </w:rPr>
            </w:pPr>
            <w:r w:rsidRPr="0015467F">
              <w:rPr>
                <w:sz w:val="26"/>
                <w:szCs w:val="26"/>
                <w:lang w:val="en-US"/>
              </w:rPr>
              <w:t>Trung tâm dịch vụ đấu giá tài sản/Doanh nghiệp đấu giá tài sản</w:t>
            </w:r>
          </w:p>
        </w:tc>
        <w:tc>
          <w:tcPr>
            <w:tcW w:w="3937" w:type="dxa"/>
            <w:shd w:val="clear" w:color="auto" w:fill="FFFFFF"/>
            <w:tcMar>
              <w:top w:w="0" w:type="dxa"/>
              <w:left w:w="45" w:type="dxa"/>
              <w:bottom w:w="0" w:type="dxa"/>
              <w:right w:w="45" w:type="dxa"/>
            </w:tcMar>
            <w:vAlign w:val="center"/>
            <w:hideMark/>
          </w:tcPr>
          <w:p w14:paraId="6DFE65CC"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Sở Tư pháp </w:t>
            </w:r>
          </w:p>
        </w:tc>
      </w:tr>
      <w:tr w:rsidR="00655873" w:rsidRPr="0059704C" w14:paraId="58868970"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75525A92" w14:textId="0296A9CF" w:rsidR="0059704C" w:rsidRPr="0015467F" w:rsidRDefault="00AD37DD" w:rsidP="006701F6">
            <w:pPr>
              <w:tabs>
                <w:tab w:val="left" w:pos="1152"/>
              </w:tabs>
              <w:jc w:val="center"/>
              <w:rPr>
                <w:sz w:val="26"/>
                <w:szCs w:val="26"/>
                <w:lang w:val="en-US"/>
              </w:rPr>
            </w:pPr>
            <w:r>
              <w:rPr>
                <w:sz w:val="26"/>
                <w:szCs w:val="26"/>
                <w:lang w:val="en-US"/>
              </w:rPr>
              <w:t>41</w:t>
            </w:r>
          </w:p>
        </w:tc>
        <w:tc>
          <w:tcPr>
            <w:tcW w:w="0" w:type="auto"/>
            <w:shd w:val="clear" w:color="auto" w:fill="FFFFFF"/>
            <w:tcMar>
              <w:top w:w="0" w:type="dxa"/>
              <w:left w:w="45" w:type="dxa"/>
              <w:bottom w:w="0" w:type="dxa"/>
              <w:right w:w="45" w:type="dxa"/>
            </w:tcMar>
            <w:vAlign w:val="center"/>
            <w:hideMark/>
          </w:tcPr>
          <w:p w14:paraId="7369932A" w14:textId="77777777" w:rsidR="0059704C" w:rsidRPr="0015467F" w:rsidRDefault="0059704C" w:rsidP="0015467F">
            <w:pPr>
              <w:tabs>
                <w:tab w:val="left" w:pos="1152"/>
              </w:tabs>
              <w:jc w:val="both"/>
              <w:rPr>
                <w:sz w:val="26"/>
                <w:szCs w:val="26"/>
                <w:lang w:val="en-US"/>
              </w:rPr>
            </w:pPr>
            <w:r w:rsidRPr="0015467F">
              <w:rPr>
                <w:sz w:val="26"/>
                <w:szCs w:val="26"/>
                <w:lang w:val="en-US"/>
              </w:rPr>
              <w:t>13b/TP/ĐGTS</w:t>
            </w:r>
          </w:p>
        </w:tc>
        <w:tc>
          <w:tcPr>
            <w:tcW w:w="0" w:type="auto"/>
            <w:shd w:val="clear" w:color="auto" w:fill="FFFFFF"/>
            <w:tcMar>
              <w:top w:w="0" w:type="dxa"/>
              <w:left w:w="45" w:type="dxa"/>
              <w:bottom w:w="0" w:type="dxa"/>
              <w:right w:w="45" w:type="dxa"/>
            </w:tcMar>
            <w:vAlign w:val="center"/>
            <w:hideMark/>
          </w:tcPr>
          <w:p w14:paraId="343FA37A" w14:textId="4B75F2E6" w:rsidR="0059704C" w:rsidRPr="0015467F" w:rsidRDefault="0013339B" w:rsidP="0015467F">
            <w:pPr>
              <w:tabs>
                <w:tab w:val="left" w:pos="1152"/>
              </w:tabs>
              <w:jc w:val="both"/>
              <w:rPr>
                <w:sz w:val="26"/>
                <w:szCs w:val="26"/>
                <w:lang w:val="en-US"/>
              </w:rPr>
            </w:pPr>
            <w:r w:rsidRPr="0013339B">
              <w:rPr>
                <w:sz w:val="26"/>
                <w:szCs w:val="26"/>
                <w:lang w:val="en-US"/>
              </w:rPr>
              <w:t>Số tổ chức và kết quả hoạt động đấu giá tài sản trên địa bàn tỉnh/thành phố</w:t>
            </w:r>
          </w:p>
        </w:tc>
        <w:tc>
          <w:tcPr>
            <w:tcW w:w="1491" w:type="dxa"/>
            <w:shd w:val="clear" w:color="auto" w:fill="FFFFFF"/>
            <w:tcMar>
              <w:top w:w="0" w:type="dxa"/>
              <w:left w:w="45" w:type="dxa"/>
              <w:bottom w:w="0" w:type="dxa"/>
              <w:right w:w="45" w:type="dxa"/>
            </w:tcMar>
            <w:vAlign w:val="center"/>
            <w:hideMark/>
          </w:tcPr>
          <w:p w14:paraId="086F447C" w14:textId="1E7D6C5D"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2FA2EF43"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Sở Tư pháp </w:t>
            </w:r>
          </w:p>
        </w:tc>
        <w:tc>
          <w:tcPr>
            <w:tcW w:w="3937" w:type="dxa"/>
            <w:shd w:val="clear" w:color="auto" w:fill="FFFFFF"/>
            <w:tcMar>
              <w:top w:w="0" w:type="dxa"/>
              <w:left w:w="45" w:type="dxa"/>
              <w:bottom w:w="0" w:type="dxa"/>
              <w:right w:w="45" w:type="dxa"/>
            </w:tcMar>
            <w:vAlign w:val="center"/>
            <w:hideMark/>
          </w:tcPr>
          <w:p w14:paraId="18C1A93F" w14:textId="040C230D" w:rsidR="0059704C" w:rsidRPr="0015467F" w:rsidRDefault="00C77144" w:rsidP="0015467F">
            <w:pPr>
              <w:tabs>
                <w:tab w:val="left" w:pos="1152"/>
              </w:tabs>
              <w:jc w:val="both"/>
              <w:rPr>
                <w:sz w:val="26"/>
                <w:szCs w:val="26"/>
                <w:lang w:val="en-US"/>
              </w:rPr>
            </w:pPr>
            <w:r w:rsidRPr="00DB43FE">
              <w:rPr>
                <w:spacing w:val="-10"/>
                <w:sz w:val="26"/>
                <w:szCs w:val="26"/>
                <w:lang w:val="en-US"/>
              </w:rPr>
              <w:t>Bộ Tư pháp (Cục Kế hoạch - Tài chính)</w:t>
            </w:r>
          </w:p>
        </w:tc>
      </w:tr>
      <w:tr w:rsidR="00655873" w:rsidRPr="0059704C" w14:paraId="7FECD1F4"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3C536654" w14:textId="4F5A3F30" w:rsidR="0059704C" w:rsidRPr="0015467F" w:rsidRDefault="00AD37DD" w:rsidP="006701F6">
            <w:pPr>
              <w:tabs>
                <w:tab w:val="left" w:pos="1152"/>
              </w:tabs>
              <w:jc w:val="center"/>
              <w:rPr>
                <w:sz w:val="26"/>
                <w:szCs w:val="26"/>
                <w:lang w:val="en-US"/>
              </w:rPr>
            </w:pPr>
            <w:r>
              <w:rPr>
                <w:sz w:val="26"/>
                <w:szCs w:val="26"/>
                <w:lang w:val="en-US"/>
              </w:rPr>
              <w:t>42</w:t>
            </w:r>
          </w:p>
        </w:tc>
        <w:tc>
          <w:tcPr>
            <w:tcW w:w="0" w:type="auto"/>
            <w:shd w:val="clear" w:color="auto" w:fill="FFFFFF"/>
            <w:tcMar>
              <w:top w:w="0" w:type="dxa"/>
              <w:left w:w="45" w:type="dxa"/>
              <w:bottom w:w="0" w:type="dxa"/>
              <w:right w:w="45" w:type="dxa"/>
            </w:tcMar>
            <w:vAlign w:val="center"/>
            <w:hideMark/>
          </w:tcPr>
          <w:p w14:paraId="668979C8" w14:textId="77777777" w:rsidR="0059704C" w:rsidRPr="0015467F" w:rsidRDefault="0059704C" w:rsidP="0015467F">
            <w:pPr>
              <w:tabs>
                <w:tab w:val="left" w:pos="1152"/>
              </w:tabs>
              <w:jc w:val="both"/>
              <w:rPr>
                <w:sz w:val="26"/>
                <w:szCs w:val="26"/>
                <w:lang w:val="en-US"/>
              </w:rPr>
            </w:pPr>
            <w:r w:rsidRPr="0015467F">
              <w:rPr>
                <w:sz w:val="26"/>
                <w:szCs w:val="26"/>
                <w:lang w:val="en-US"/>
              </w:rPr>
              <w:t>14a/TP/TTTM</w:t>
            </w:r>
          </w:p>
        </w:tc>
        <w:tc>
          <w:tcPr>
            <w:tcW w:w="0" w:type="auto"/>
            <w:shd w:val="clear" w:color="auto" w:fill="FFFFFF"/>
            <w:tcMar>
              <w:top w:w="0" w:type="dxa"/>
              <w:left w:w="45" w:type="dxa"/>
              <w:bottom w:w="0" w:type="dxa"/>
              <w:right w:w="45" w:type="dxa"/>
            </w:tcMar>
            <w:vAlign w:val="center"/>
            <w:hideMark/>
          </w:tcPr>
          <w:p w14:paraId="4311E29F" w14:textId="3AFB08B4" w:rsidR="0059704C" w:rsidRPr="0015467F" w:rsidRDefault="0059704C" w:rsidP="0015467F">
            <w:pPr>
              <w:tabs>
                <w:tab w:val="left" w:pos="1152"/>
              </w:tabs>
              <w:jc w:val="both"/>
              <w:rPr>
                <w:sz w:val="26"/>
                <w:szCs w:val="26"/>
                <w:lang w:val="en-US"/>
              </w:rPr>
            </w:pPr>
            <w:r w:rsidRPr="0015467F">
              <w:rPr>
                <w:sz w:val="26"/>
                <w:szCs w:val="26"/>
                <w:lang w:val="en-US"/>
              </w:rPr>
              <w:t xml:space="preserve">Số tổ chức và kết quả hoạt động của </w:t>
            </w:r>
            <w:ins w:id="7" w:author="Tran Tam" w:date="2025-11-06T09:16:00Z">
              <w:r w:rsidR="00F64B16">
                <w:rPr>
                  <w:sz w:val="26"/>
                  <w:szCs w:val="26"/>
                  <w:lang w:val="en-US"/>
                </w:rPr>
                <w:t xml:space="preserve">các </w:t>
              </w:r>
            </w:ins>
            <w:r w:rsidRPr="0015467F">
              <w:rPr>
                <w:sz w:val="26"/>
                <w:szCs w:val="26"/>
                <w:lang w:val="en-US"/>
              </w:rPr>
              <w:t>tổ chức trọng tài</w:t>
            </w:r>
          </w:p>
        </w:tc>
        <w:tc>
          <w:tcPr>
            <w:tcW w:w="1491" w:type="dxa"/>
            <w:shd w:val="clear" w:color="auto" w:fill="FFFFFF"/>
            <w:tcMar>
              <w:top w:w="0" w:type="dxa"/>
              <w:left w:w="45" w:type="dxa"/>
              <w:bottom w:w="0" w:type="dxa"/>
              <w:right w:w="45" w:type="dxa"/>
            </w:tcMar>
            <w:vAlign w:val="center"/>
            <w:hideMark/>
          </w:tcPr>
          <w:p w14:paraId="202FB5FF" w14:textId="0D84552A"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6165AF02" w14:textId="77777777" w:rsidR="0059704C" w:rsidRPr="0015467F" w:rsidRDefault="0059704C" w:rsidP="0015467F">
            <w:pPr>
              <w:tabs>
                <w:tab w:val="left" w:pos="1152"/>
              </w:tabs>
              <w:jc w:val="both"/>
              <w:rPr>
                <w:sz w:val="26"/>
                <w:szCs w:val="26"/>
                <w:lang w:val="en-US"/>
              </w:rPr>
            </w:pPr>
            <w:r w:rsidRPr="0015467F">
              <w:rPr>
                <w:sz w:val="26"/>
                <w:szCs w:val="26"/>
                <w:lang w:val="en-US"/>
              </w:rPr>
              <w:t>Trung tâm trọng tài /Chi nhánh, Văn phòng đại diện của tổ chức trọng tài nước ngoài tại Việt Nam</w:t>
            </w:r>
          </w:p>
        </w:tc>
        <w:tc>
          <w:tcPr>
            <w:tcW w:w="3937" w:type="dxa"/>
            <w:shd w:val="clear" w:color="auto" w:fill="FFFFFF"/>
            <w:tcMar>
              <w:top w:w="0" w:type="dxa"/>
              <w:left w:w="45" w:type="dxa"/>
              <w:bottom w:w="0" w:type="dxa"/>
              <w:right w:w="45" w:type="dxa"/>
            </w:tcMar>
            <w:vAlign w:val="center"/>
            <w:hideMark/>
          </w:tcPr>
          <w:p w14:paraId="14F7C27C"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Sở Tư pháp </w:t>
            </w:r>
          </w:p>
        </w:tc>
      </w:tr>
      <w:tr w:rsidR="00655873" w:rsidRPr="0059704C" w14:paraId="0800A290"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3B3F85B6" w14:textId="5436F7B7" w:rsidR="0059704C" w:rsidRPr="0015467F" w:rsidRDefault="0059704C" w:rsidP="006701F6">
            <w:pPr>
              <w:tabs>
                <w:tab w:val="left" w:pos="1152"/>
              </w:tabs>
              <w:jc w:val="center"/>
              <w:rPr>
                <w:sz w:val="26"/>
                <w:szCs w:val="26"/>
                <w:lang w:val="en-US"/>
              </w:rPr>
            </w:pPr>
            <w:r w:rsidRPr="0015467F">
              <w:rPr>
                <w:sz w:val="26"/>
                <w:szCs w:val="26"/>
                <w:lang w:val="en-US"/>
              </w:rPr>
              <w:lastRenderedPageBreak/>
              <w:t>4</w:t>
            </w:r>
            <w:r w:rsidR="00AD37DD">
              <w:rPr>
                <w:sz w:val="26"/>
                <w:szCs w:val="26"/>
                <w:lang w:val="en-US"/>
              </w:rPr>
              <w:t>3</w:t>
            </w:r>
          </w:p>
        </w:tc>
        <w:tc>
          <w:tcPr>
            <w:tcW w:w="0" w:type="auto"/>
            <w:shd w:val="clear" w:color="auto" w:fill="FFFFFF"/>
            <w:tcMar>
              <w:top w:w="0" w:type="dxa"/>
              <w:left w:w="45" w:type="dxa"/>
              <w:bottom w:w="0" w:type="dxa"/>
              <w:right w:w="45" w:type="dxa"/>
            </w:tcMar>
            <w:vAlign w:val="center"/>
            <w:hideMark/>
          </w:tcPr>
          <w:p w14:paraId="0EF96B91" w14:textId="77777777" w:rsidR="0059704C" w:rsidRPr="0015467F" w:rsidRDefault="0059704C" w:rsidP="0015467F">
            <w:pPr>
              <w:tabs>
                <w:tab w:val="left" w:pos="1152"/>
              </w:tabs>
              <w:jc w:val="both"/>
              <w:rPr>
                <w:sz w:val="26"/>
                <w:szCs w:val="26"/>
                <w:lang w:val="en-US"/>
              </w:rPr>
            </w:pPr>
            <w:r w:rsidRPr="0015467F">
              <w:rPr>
                <w:sz w:val="26"/>
                <w:szCs w:val="26"/>
                <w:lang w:val="en-US"/>
              </w:rPr>
              <w:t>14b/TP/TTTM</w:t>
            </w:r>
          </w:p>
        </w:tc>
        <w:tc>
          <w:tcPr>
            <w:tcW w:w="0" w:type="auto"/>
            <w:shd w:val="clear" w:color="auto" w:fill="FFFFFF"/>
            <w:tcMar>
              <w:top w:w="0" w:type="dxa"/>
              <w:left w:w="45" w:type="dxa"/>
              <w:bottom w:w="0" w:type="dxa"/>
              <w:right w:w="45" w:type="dxa"/>
            </w:tcMar>
            <w:vAlign w:val="center"/>
            <w:hideMark/>
          </w:tcPr>
          <w:p w14:paraId="11A041FE" w14:textId="77777777" w:rsidR="0059704C" w:rsidRPr="0015467F" w:rsidRDefault="0059704C" w:rsidP="0015467F">
            <w:pPr>
              <w:tabs>
                <w:tab w:val="left" w:pos="1152"/>
              </w:tabs>
              <w:jc w:val="both"/>
              <w:rPr>
                <w:sz w:val="26"/>
                <w:szCs w:val="26"/>
                <w:lang w:val="en-US"/>
              </w:rPr>
            </w:pPr>
            <w:r w:rsidRPr="0015467F">
              <w:rPr>
                <w:sz w:val="26"/>
                <w:szCs w:val="26"/>
                <w:lang w:val="en-US"/>
              </w:rPr>
              <w:t>Số tổ chức và kết quả hoạt động của các tổ chức trọng tài trên địa bàn tỉnh/thành phố</w:t>
            </w:r>
          </w:p>
        </w:tc>
        <w:tc>
          <w:tcPr>
            <w:tcW w:w="1491" w:type="dxa"/>
            <w:shd w:val="clear" w:color="auto" w:fill="FFFFFF"/>
            <w:tcMar>
              <w:top w:w="0" w:type="dxa"/>
              <w:left w:w="45" w:type="dxa"/>
              <w:bottom w:w="0" w:type="dxa"/>
              <w:right w:w="45" w:type="dxa"/>
            </w:tcMar>
            <w:vAlign w:val="center"/>
            <w:hideMark/>
          </w:tcPr>
          <w:p w14:paraId="4C10561C" w14:textId="29C35DFB"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29C449CA"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Sở Tư pháp </w:t>
            </w:r>
          </w:p>
        </w:tc>
        <w:tc>
          <w:tcPr>
            <w:tcW w:w="3937" w:type="dxa"/>
            <w:shd w:val="clear" w:color="auto" w:fill="FFFFFF"/>
            <w:tcMar>
              <w:top w:w="0" w:type="dxa"/>
              <w:left w:w="45" w:type="dxa"/>
              <w:bottom w:w="0" w:type="dxa"/>
              <w:right w:w="45" w:type="dxa"/>
            </w:tcMar>
            <w:vAlign w:val="center"/>
            <w:hideMark/>
          </w:tcPr>
          <w:p w14:paraId="6A4F8726" w14:textId="60A9552E" w:rsidR="0059704C" w:rsidRPr="0015467F" w:rsidRDefault="00C77144" w:rsidP="0015467F">
            <w:pPr>
              <w:tabs>
                <w:tab w:val="left" w:pos="1152"/>
              </w:tabs>
              <w:jc w:val="both"/>
              <w:rPr>
                <w:sz w:val="26"/>
                <w:szCs w:val="26"/>
                <w:lang w:val="en-US"/>
              </w:rPr>
            </w:pPr>
            <w:r w:rsidRPr="00DB43FE">
              <w:rPr>
                <w:spacing w:val="-10"/>
                <w:sz w:val="26"/>
                <w:szCs w:val="26"/>
                <w:lang w:val="en-US"/>
              </w:rPr>
              <w:t>Bộ Tư pháp (Cục Kế hoạch - Tài chính)</w:t>
            </w:r>
          </w:p>
        </w:tc>
      </w:tr>
      <w:tr w:rsidR="00655873" w:rsidRPr="0059704C" w14:paraId="0EB5DAB8"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1B69150E" w14:textId="5BCA1B2B" w:rsidR="0059704C" w:rsidRPr="0015467F" w:rsidRDefault="0059704C" w:rsidP="006701F6">
            <w:pPr>
              <w:tabs>
                <w:tab w:val="left" w:pos="1152"/>
              </w:tabs>
              <w:jc w:val="center"/>
              <w:rPr>
                <w:sz w:val="26"/>
                <w:szCs w:val="26"/>
                <w:lang w:val="en-US"/>
              </w:rPr>
            </w:pPr>
            <w:r w:rsidRPr="0015467F">
              <w:rPr>
                <w:sz w:val="26"/>
                <w:szCs w:val="26"/>
                <w:lang w:val="en-US"/>
              </w:rPr>
              <w:t>4</w:t>
            </w:r>
            <w:r w:rsidR="00AD37DD">
              <w:rPr>
                <w:sz w:val="26"/>
                <w:szCs w:val="26"/>
                <w:lang w:val="en-US"/>
              </w:rPr>
              <w:t>4</w:t>
            </w:r>
          </w:p>
        </w:tc>
        <w:tc>
          <w:tcPr>
            <w:tcW w:w="0" w:type="auto"/>
            <w:shd w:val="clear" w:color="auto" w:fill="FFFFFF"/>
            <w:tcMar>
              <w:top w:w="0" w:type="dxa"/>
              <w:left w:w="45" w:type="dxa"/>
              <w:bottom w:w="0" w:type="dxa"/>
              <w:right w:w="45" w:type="dxa"/>
            </w:tcMar>
            <w:vAlign w:val="center"/>
            <w:hideMark/>
          </w:tcPr>
          <w:p w14:paraId="29596A0B"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15a/TP/TGPL </w:t>
            </w:r>
          </w:p>
        </w:tc>
        <w:tc>
          <w:tcPr>
            <w:tcW w:w="0" w:type="auto"/>
            <w:shd w:val="clear" w:color="auto" w:fill="FFFFFF"/>
            <w:tcMar>
              <w:top w:w="0" w:type="dxa"/>
              <w:left w:w="45" w:type="dxa"/>
              <w:bottom w:w="0" w:type="dxa"/>
              <w:right w:w="45" w:type="dxa"/>
            </w:tcMar>
            <w:vAlign w:val="center"/>
            <w:hideMark/>
          </w:tcPr>
          <w:p w14:paraId="6645E510" w14:textId="77777777" w:rsidR="0059704C" w:rsidRPr="0015467F" w:rsidRDefault="0059704C" w:rsidP="0015467F">
            <w:pPr>
              <w:tabs>
                <w:tab w:val="left" w:pos="1152"/>
              </w:tabs>
              <w:jc w:val="both"/>
              <w:rPr>
                <w:sz w:val="26"/>
                <w:szCs w:val="26"/>
                <w:lang w:val="en-US"/>
              </w:rPr>
            </w:pPr>
            <w:r w:rsidRPr="0015467F">
              <w:rPr>
                <w:sz w:val="26"/>
                <w:szCs w:val="26"/>
                <w:lang w:val="en-US"/>
              </w:rPr>
              <w:t>Số lượt người đã được trợ giúp pháp lý</w:t>
            </w:r>
          </w:p>
        </w:tc>
        <w:tc>
          <w:tcPr>
            <w:tcW w:w="1491" w:type="dxa"/>
            <w:shd w:val="clear" w:color="auto" w:fill="FFFFFF"/>
            <w:tcMar>
              <w:top w:w="0" w:type="dxa"/>
              <w:left w:w="45" w:type="dxa"/>
              <w:bottom w:w="0" w:type="dxa"/>
              <w:right w:w="45" w:type="dxa"/>
            </w:tcMar>
            <w:vAlign w:val="center"/>
            <w:hideMark/>
          </w:tcPr>
          <w:p w14:paraId="22717214" w14:textId="5BE5F226" w:rsidR="0059704C" w:rsidRPr="0015467F" w:rsidRDefault="00CD18B7"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753225E1" w14:textId="4C10ECD3" w:rsidR="0059704C" w:rsidRPr="0015467F" w:rsidRDefault="0059704C" w:rsidP="0015467F">
            <w:pPr>
              <w:tabs>
                <w:tab w:val="left" w:pos="1152"/>
              </w:tabs>
              <w:jc w:val="both"/>
              <w:rPr>
                <w:sz w:val="26"/>
                <w:szCs w:val="26"/>
                <w:lang w:val="en-US"/>
              </w:rPr>
            </w:pPr>
            <w:r w:rsidRPr="0015467F">
              <w:rPr>
                <w:sz w:val="26"/>
                <w:szCs w:val="26"/>
                <w:lang w:val="en-US"/>
              </w:rPr>
              <w:t>- Trung tâm TGPL nhà nước tỉnh, thành phố/Tổ chức ký hợp đồng thực hiện TGPL/</w:t>
            </w:r>
            <w:r w:rsidR="00A27CA6">
              <w:rPr>
                <w:sz w:val="26"/>
                <w:szCs w:val="26"/>
                <w:lang w:val="en-US"/>
              </w:rPr>
              <w:t xml:space="preserve"> </w:t>
            </w:r>
            <w:r w:rsidRPr="0015467F">
              <w:rPr>
                <w:sz w:val="26"/>
                <w:szCs w:val="26"/>
                <w:lang w:val="en-US"/>
              </w:rPr>
              <w:t>Tổ chức đăng ký tham gia TGPL</w:t>
            </w:r>
            <w:r w:rsidRPr="0015467F">
              <w:rPr>
                <w:sz w:val="26"/>
                <w:szCs w:val="26"/>
                <w:lang w:val="en-US"/>
              </w:rPr>
              <w:br/>
              <w:t>- Sở Tư pháp</w:t>
            </w:r>
          </w:p>
        </w:tc>
        <w:tc>
          <w:tcPr>
            <w:tcW w:w="3937" w:type="dxa"/>
            <w:shd w:val="clear" w:color="auto" w:fill="FFFFFF"/>
            <w:tcMar>
              <w:top w:w="0" w:type="dxa"/>
              <w:left w:w="45" w:type="dxa"/>
              <w:bottom w:w="0" w:type="dxa"/>
              <w:right w:w="45" w:type="dxa"/>
            </w:tcMar>
            <w:vAlign w:val="center"/>
            <w:hideMark/>
          </w:tcPr>
          <w:p w14:paraId="426E64EF" w14:textId="77777777" w:rsidR="00967C23" w:rsidRDefault="0059704C" w:rsidP="0015467F">
            <w:pPr>
              <w:tabs>
                <w:tab w:val="left" w:pos="1152"/>
              </w:tabs>
              <w:jc w:val="both"/>
              <w:rPr>
                <w:sz w:val="26"/>
                <w:szCs w:val="26"/>
                <w:lang w:val="en-US"/>
              </w:rPr>
            </w:pPr>
            <w:r w:rsidRPr="0015467F">
              <w:rPr>
                <w:sz w:val="26"/>
                <w:szCs w:val="26"/>
                <w:lang w:val="en-US"/>
              </w:rPr>
              <w:t>- Sở Tư pháp nhận báo cáo của Trung tâm TGPL nhà nước tỉnh/thành phố, Tổ chức ký hợp đồng thực hiện TGPL, Tổ chức đăng ký tham gia TGPL.</w:t>
            </w:r>
          </w:p>
          <w:p w14:paraId="1FE426EB" w14:textId="488197C3" w:rsidR="0059704C" w:rsidRPr="0015467F" w:rsidRDefault="00967C23" w:rsidP="00967C23">
            <w:pPr>
              <w:tabs>
                <w:tab w:val="left" w:pos="1152"/>
              </w:tabs>
              <w:jc w:val="both"/>
              <w:rPr>
                <w:sz w:val="26"/>
                <w:szCs w:val="26"/>
                <w:lang w:val="en-US"/>
              </w:rPr>
            </w:pPr>
            <w:r w:rsidRPr="0015467F">
              <w:rPr>
                <w:sz w:val="26"/>
                <w:szCs w:val="26"/>
                <w:lang w:val="en-US"/>
              </w:rPr>
              <w:t>- Bộ Tư pháp (Cục Kế hoạch - Tài chính) nhận báo cáo của Sở Tư pháp</w:t>
            </w:r>
          </w:p>
        </w:tc>
      </w:tr>
      <w:tr w:rsidR="00655873" w:rsidRPr="0059704C" w14:paraId="5EB176F7"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7194740C" w14:textId="73812BD7" w:rsidR="0059704C" w:rsidRPr="0015467F" w:rsidRDefault="0059704C" w:rsidP="006701F6">
            <w:pPr>
              <w:tabs>
                <w:tab w:val="left" w:pos="1152"/>
              </w:tabs>
              <w:jc w:val="center"/>
              <w:rPr>
                <w:sz w:val="26"/>
                <w:szCs w:val="26"/>
                <w:lang w:val="en-US"/>
              </w:rPr>
            </w:pPr>
            <w:r w:rsidRPr="0015467F">
              <w:rPr>
                <w:sz w:val="26"/>
                <w:szCs w:val="26"/>
                <w:lang w:val="en-US"/>
              </w:rPr>
              <w:t>4</w:t>
            </w:r>
            <w:r w:rsidR="00AD37DD">
              <w:rPr>
                <w:sz w:val="26"/>
                <w:szCs w:val="26"/>
                <w:lang w:val="en-US"/>
              </w:rPr>
              <w:t>5</w:t>
            </w:r>
          </w:p>
        </w:tc>
        <w:tc>
          <w:tcPr>
            <w:tcW w:w="0" w:type="auto"/>
            <w:shd w:val="clear" w:color="auto" w:fill="FFFFFF"/>
            <w:tcMar>
              <w:top w:w="0" w:type="dxa"/>
              <w:left w:w="45" w:type="dxa"/>
              <w:bottom w:w="0" w:type="dxa"/>
              <w:right w:w="45" w:type="dxa"/>
            </w:tcMar>
            <w:vAlign w:val="center"/>
            <w:hideMark/>
          </w:tcPr>
          <w:p w14:paraId="6734DAD5"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15b/TP/TGPL </w:t>
            </w:r>
          </w:p>
        </w:tc>
        <w:tc>
          <w:tcPr>
            <w:tcW w:w="0" w:type="auto"/>
            <w:shd w:val="clear" w:color="auto" w:fill="FFFFFF"/>
            <w:tcMar>
              <w:top w:w="0" w:type="dxa"/>
              <w:left w:w="45" w:type="dxa"/>
              <w:bottom w:w="0" w:type="dxa"/>
              <w:right w:w="45" w:type="dxa"/>
            </w:tcMar>
            <w:vAlign w:val="center"/>
            <w:hideMark/>
          </w:tcPr>
          <w:p w14:paraId="71BBFB90" w14:textId="77777777" w:rsidR="0059704C" w:rsidRPr="0015467F" w:rsidRDefault="0059704C" w:rsidP="0015467F">
            <w:pPr>
              <w:tabs>
                <w:tab w:val="left" w:pos="1152"/>
              </w:tabs>
              <w:jc w:val="both"/>
              <w:rPr>
                <w:sz w:val="26"/>
                <w:szCs w:val="26"/>
                <w:lang w:val="en-US"/>
              </w:rPr>
            </w:pPr>
            <w:r w:rsidRPr="0015467F">
              <w:rPr>
                <w:sz w:val="26"/>
                <w:szCs w:val="26"/>
                <w:lang w:val="en-US"/>
              </w:rPr>
              <w:t>Số vụ việc trợ giúp pháp lý (TGPL)</w:t>
            </w:r>
          </w:p>
        </w:tc>
        <w:tc>
          <w:tcPr>
            <w:tcW w:w="1491" w:type="dxa"/>
            <w:shd w:val="clear" w:color="auto" w:fill="FFFFFF"/>
            <w:tcMar>
              <w:top w:w="0" w:type="dxa"/>
              <w:left w:w="45" w:type="dxa"/>
              <w:bottom w:w="0" w:type="dxa"/>
              <w:right w:w="45" w:type="dxa"/>
            </w:tcMar>
            <w:vAlign w:val="center"/>
            <w:hideMark/>
          </w:tcPr>
          <w:p w14:paraId="53AEA984" w14:textId="7496CEA9" w:rsidR="0059704C" w:rsidRPr="0015467F" w:rsidRDefault="00CD18B7"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6EA9FD80" w14:textId="405A43C7" w:rsidR="0059704C" w:rsidRPr="0015467F" w:rsidRDefault="0059704C" w:rsidP="0015467F">
            <w:pPr>
              <w:tabs>
                <w:tab w:val="left" w:pos="1152"/>
              </w:tabs>
              <w:jc w:val="both"/>
              <w:rPr>
                <w:sz w:val="26"/>
                <w:szCs w:val="26"/>
                <w:lang w:val="en-US"/>
              </w:rPr>
            </w:pPr>
            <w:r w:rsidRPr="0015467F">
              <w:rPr>
                <w:sz w:val="26"/>
                <w:szCs w:val="26"/>
                <w:lang w:val="en-US"/>
              </w:rPr>
              <w:t>- Trung tâm TGPL nhà nước tỉnh, thành phố/Tổ chức ký hợp đồng thực hiện TGPL/</w:t>
            </w:r>
            <w:r w:rsidR="00A27CA6">
              <w:rPr>
                <w:sz w:val="26"/>
                <w:szCs w:val="26"/>
                <w:lang w:val="en-US"/>
              </w:rPr>
              <w:t xml:space="preserve"> </w:t>
            </w:r>
            <w:r w:rsidRPr="0015467F">
              <w:rPr>
                <w:sz w:val="26"/>
                <w:szCs w:val="26"/>
                <w:lang w:val="en-US"/>
              </w:rPr>
              <w:t>Tổ chức đăng ký tham gia TGPL</w:t>
            </w:r>
            <w:r w:rsidRPr="0015467F">
              <w:rPr>
                <w:sz w:val="26"/>
                <w:szCs w:val="26"/>
                <w:lang w:val="en-US"/>
              </w:rPr>
              <w:br/>
              <w:t>- Sở Tư pháp</w:t>
            </w:r>
          </w:p>
        </w:tc>
        <w:tc>
          <w:tcPr>
            <w:tcW w:w="3937" w:type="dxa"/>
            <w:shd w:val="clear" w:color="auto" w:fill="FFFFFF"/>
            <w:tcMar>
              <w:top w:w="0" w:type="dxa"/>
              <w:left w:w="45" w:type="dxa"/>
              <w:bottom w:w="0" w:type="dxa"/>
              <w:right w:w="45" w:type="dxa"/>
            </w:tcMar>
            <w:vAlign w:val="center"/>
            <w:hideMark/>
          </w:tcPr>
          <w:p w14:paraId="248E5058" w14:textId="77777777" w:rsidR="00967C23" w:rsidRDefault="0059704C" w:rsidP="0015467F">
            <w:pPr>
              <w:tabs>
                <w:tab w:val="left" w:pos="1152"/>
              </w:tabs>
              <w:jc w:val="both"/>
              <w:rPr>
                <w:sz w:val="26"/>
                <w:szCs w:val="26"/>
                <w:lang w:val="en-US"/>
              </w:rPr>
            </w:pPr>
            <w:r w:rsidRPr="0015467F">
              <w:rPr>
                <w:sz w:val="26"/>
                <w:szCs w:val="26"/>
                <w:lang w:val="en-US"/>
              </w:rPr>
              <w:t>- Sở Tư pháp nhận báo cáo của Trung tâm TGPL nhà nước tỉnh/thành phố, Tổ chức ký hợp đồng thực hiện TGPL, Tổ chức đăng ký tham gia TGPL.</w:t>
            </w:r>
          </w:p>
          <w:p w14:paraId="0A6EFB75" w14:textId="7C58B23D" w:rsidR="0059704C" w:rsidRPr="0015467F" w:rsidRDefault="00967C23" w:rsidP="00967C23">
            <w:pPr>
              <w:tabs>
                <w:tab w:val="left" w:pos="1152"/>
              </w:tabs>
              <w:jc w:val="both"/>
              <w:rPr>
                <w:sz w:val="26"/>
                <w:szCs w:val="26"/>
                <w:lang w:val="en-US"/>
              </w:rPr>
            </w:pPr>
            <w:r w:rsidRPr="0015467F">
              <w:rPr>
                <w:sz w:val="26"/>
                <w:szCs w:val="26"/>
                <w:lang w:val="en-US"/>
              </w:rPr>
              <w:t>- Bộ Tư pháp (Cục Kế hoạch - Tài chính) nhận báo cáo của Sở Tư pháp</w:t>
            </w:r>
          </w:p>
        </w:tc>
      </w:tr>
      <w:tr w:rsidR="00655873" w:rsidRPr="0059704C" w14:paraId="78CD7CB0"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592DDC29" w14:textId="3D7BD489" w:rsidR="0059704C" w:rsidRPr="0015467F" w:rsidRDefault="0059704C" w:rsidP="006701F6">
            <w:pPr>
              <w:tabs>
                <w:tab w:val="left" w:pos="1152"/>
              </w:tabs>
              <w:jc w:val="center"/>
              <w:rPr>
                <w:sz w:val="26"/>
                <w:szCs w:val="26"/>
                <w:lang w:val="en-US"/>
              </w:rPr>
            </w:pPr>
            <w:r w:rsidRPr="0015467F">
              <w:rPr>
                <w:sz w:val="26"/>
                <w:szCs w:val="26"/>
                <w:lang w:val="en-US"/>
              </w:rPr>
              <w:t>4</w:t>
            </w:r>
            <w:r w:rsidR="00AD37DD">
              <w:rPr>
                <w:sz w:val="26"/>
                <w:szCs w:val="26"/>
                <w:lang w:val="en-US"/>
              </w:rPr>
              <w:t>6</w:t>
            </w:r>
          </w:p>
        </w:tc>
        <w:tc>
          <w:tcPr>
            <w:tcW w:w="0" w:type="auto"/>
            <w:shd w:val="clear" w:color="auto" w:fill="FFFFFF"/>
            <w:tcMar>
              <w:top w:w="0" w:type="dxa"/>
              <w:left w:w="45" w:type="dxa"/>
              <w:bottom w:w="0" w:type="dxa"/>
              <w:right w:w="45" w:type="dxa"/>
            </w:tcMar>
            <w:vAlign w:val="center"/>
            <w:hideMark/>
          </w:tcPr>
          <w:p w14:paraId="4F640974"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15c/TP/TGPL </w:t>
            </w:r>
          </w:p>
        </w:tc>
        <w:tc>
          <w:tcPr>
            <w:tcW w:w="0" w:type="auto"/>
            <w:shd w:val="clear" w:color="auto" w:fill="FFFFFF"/>
            <w:tcMar>
              <w:top w:w="0" w:type="dxa"/>
              <w:left w:w="45" w:type="dxa"/>
              <w:bottom w:w="0" w:type="dxa"/>
              <w:right w:w="45" w:type="dxa"/>
            </w:tcMar>
            <w:vAlign w:val="center"/>
            <w:hideMark/>
          </w:tcPr>
          <w:p w14:paraId="4BCB8AF2" w14:textId="77777777" w:rsidR="0059704C" w:rsidRPr="0015467F" w:rsidRDefault="0059704C" w:rsidP="0015467F">
            <w:pPr>
              <w:tabs>
                <w:tab w:val="left" w:pos="1152"/>
              </w:tabs>
              <w:jc w:val="both"/>
              <w:rPr>
                <w:sz w:val="26"/>
                <w:szCs w:val="26"/>
                <w:lang w:val="en-US"/>
              </w:rPr>
            </w:pPr>
            <w:r w:rsidRPr="0015467F">
              <w:rPr>
                <w:sz w:val="26"/>
                <w:szCs w:val="26"/>
                <w:lang w:val="en-US"/>
              </w:rPr>
              <w:t>Số tổ chức và số người thực hiện trợ giúp pháp lý (TGPL)</w:t>
            </w:r>
          </w:p>
        </w:tc>
        <w:tc>
          <w:tcPr>
            <w:tcW w:w="1491" w:type="dxa"/>
            <w:shd w:val="clear" w:color="auto" w:fill="FFFFFF"/>
            <w:tcMar>
              <w:top w:w="0" w:type="dxa"/>
              <w:left w:w="45" w:type="dxa"/>
              <w:bottom w:w="0" w:type="dxa"/>
              <w:right w:w="45" w:type="dxa"/>
            </w:tcMar>
            <w:vAlign w:val="center"/>
            <w:hideMark/>
          </w:tcPr>
          <w:p w14:paraId="5A9E3DA7" w14:textId="148C9BF6"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03B02469" w14:textId="75872B7F" w:rsidR="0059704C" w:rsidRPr="0015467F" w:rsidRDefault="0059704C" w:rsidP="0015467F">
            <w:pPr>
              <w:tabs>
                <w:tab w:val="left" w:pos="1152"/>
              </w:tabs>
              <w:jc w:val="both"/>
              <w:rPr>
                <w:sz w:val="26"/>
                <w:szCs w:val="26"/>
                <w:lang w:val="en-US"/>
              </w:rPr>
            </w:pPr>
            <w:r w:rsidRPr="0015467F">
              <w:rPr>
                <w:sz w:val="26"/>
                <w:szCs w:val="26"/>
                <w:lang w:val="en-US"/>
              </w:rPr>
              <w:t>- Trung tâm TGPL nhà nước tỉnh, thành phố/Tổ chức ký hợp đồng thực hiện TGPL/</w:t>
            </w:r>
            <w:r w:rsidR="00A27CA6">
              <w:rPr>
                <w:sz w:val="26"/>
                <w:szCs w:val="26"/>
                <w:lang w:val="en-US"/>
              </w:rPr>
              <w:t xml:space="preserve"> </w:t>
            </w:r>
            <w:r w:rsidRPr="0015467F">
              <w:rPr>
                <w:sz w:val="26"/>
                <w:szCs w:val="26"/>
                <w:lang w:val="en-US"/>
              </w:rPr>
              <w:t>Tổ chức đăng ký tham gia TGPL</w:t>
            </w:r>
            <w:r w:rsidRPr="0015467F">
              <w:rPr>
                <w:sz w:val="26"/>
                <w:szCs w:val="26"/>
                <w:lang w:val="en-US"/>
              </w:rPr>
              <w:br/>
              <w:t>- Sở Tư pháp</w:t>
            </w:r>
          </w:p>
        </w:tc>
        <w:tc>
          <w:tcPr>
            <w:tcW w:w="3937" w:type="dxa"/>
            <w:shd w:val="clear" w:color="auto" w:fill="FFFFFF"/>
            <w:tcMar>
              <w:top w:w="0" w:type="dxa"/>
              <w:left w:w="45" w:type="dxa"/>
              <w:bottom w:w="0" w:type="dxa"/>
              <w:right w:w="45" w:type="dxa"/>
            </w:tcMar>
            <w:vAlign w:val="center"/>
            <w:hideMark/>
          </w:tcPr>
          <w:p w14:paraId="0C299675" w14:textId="77777777" w:rsidR="00967C23" w:rsidRDefault="0059704C" w:rsidP="0015467F">
            <w:pPr>
              <w:tabs>
                <w:tab w:val="left" w:pos="1152"/>
              </w:tabs>
              <w:jc w:val="both"/>
              <w:rPr>
                <w:sz w:val="26"/>
                <w:szCs w:val="26"/>
                <w:lang w:val="en-US"/>
              </w:rPr>
            </w:pPr>
            <w:r w:rsidRPr="0015467F">
              <w:rPr>
                <w:sz w:val="26"/>
                <w:szCs w:val="26"/>
                <w:lang w:val="en-US"/>
              </w:rPr>
              <w:t>- Sở Tư pháp nhận báo cáo của Trung tâm TGPL nhà nước tỉnh/thành phố, Tổ chức ký hợp đồng thực hiện TGPL, Tổ chức đăng ký tham gia TGPL.</w:t>
            </w:r>
          </w:p>
          <w:p w14:paraId="17718379" w14:textId="795CF2E8" w:rsidR="0059704C" w:rsidRPr="0015467F" w:rsidRDefault="00967C23" w:rsidP="00967C23">
            <w:pPr>
              <w:tabs>
                <w:tab w:val="left" w:pos="1152"/>
              </w:tabs>
              <w:jc w:val="both"/>
              <w:rPr>
                <w:sz w:val="26"/>
                <w:szCs w:val="26"/>
                <w:lang w:val="en-US"/>
              </w:rPr>
            </w:pPr>
            <w:r w:rsidRPr="0015467F">
              <w:rPr>
                <w:sz w:val="26"/>
                <w:szCs w:val="26"/>
                <w:lang w:val="en-US"/>
              </w:rPr>
              <w:t>- Bộ Tư pháp (Cục Kế hoạch - Tài chính) nhận báo cáo của Sở Tư pháp</w:t>
            </w:r>
          </w:p>
        </w:tc>
      </w:tr>
      <w:tr w:rsidR="00655873" w:rsidRPr="0059704C" w14:paraId="1511021A"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7E3573EE" w14:textId="5295684E" w:rsidR="0059704C" w:rsidRPr="0015467F" w:rsidRDefault="0059704C" w:rsidP="006701F6">
            <w:pPr>
              <w:tabs>
                <w:tab w:val="left" w:pos="1152"/>
              </w:tabs>
              <w:jc w:val="center"/>
              <w:rPr>
                <w:sz w:val="26"/>
                <w:szCs w:val="26"/>
                <w:lang w:val="en-US"/>
              </w:rPr>
            </w:pPr>
            <w:r w:rsidRPr="0015467F">
              <w:rPr>
                <w:sz w:val="26"/>
                <w:szCs w:val="26"/>
                <w:lang w:val="en-US"/>
              </w:rPr>
              <w:lastRenderedPageBreak/>
              <w:t>4</w:t>
            </w:r>
            <w:r w:rsidR="00AD37DD">
              <w:rPr>
                <w:sz w:val="26"/>
                <w:szCs w:val="26"/>
                <w:lang w:val="en-US"/>
              </w:rPr>
              <w:t>7</w:t>
            </w:r>
          </w:p>
        </w:tc>
        <w:tc>
          <w:tcPr>
            <w:tcW w:w="0" w:type="auto"/>
            <w:shd w:val="clear" w:color="auto" w:fill="FFFFFF"/>
            <w:tcMar>
              <w:top w:w="0" w:type="dxa"/>
              <w:left w:w="45" w:type="dxa"/>
              <w:bottom w:w="0" w:type="dxa"/>
              <w:right w:w="45" w:type="dxa"/>
            </w:tcMar>
            <w:vAlign w:val="center"/>
            <w:hideMark/>
          </w:tcPr>
          <w:p w14:paraId="63AD6560" w14:textId="77777777" w:rsidR="0059704C" w:rsidRPr="0015467F" w:rsidRDefault="0059704C" w:rsidP="0015467F">
            <w:pPr>
              <w:tabs>
                <w:tab w:val="left" w:pos="1152"/>
              </w:tabs>
              <w:jc w:val="both"/>
              <w:rPr>
                <w:sz w:val="26"/>
                <w:szCs w:val="26"/>
                <w:lang w:val="en-US"/>
              </w:rPr>
            </w:pPr>
            <w:r w:rsidRPr="0015467F">
              <w:rPr>
                <w:sz w:val="26"/>
                <w:szCs w:val="26"/>
                <w:lang w:val="en-US"/>
              </w:rPr>
              <w:t>16a/TP/ĐKBPBĐ</w:t>
            </w:r>
          </w:p>
        </w:tc>
        <w:tc>
          <w:tcPr>
            <w:tcW w:w="0" w:type="auto"/>
            <w:shd w:val="clear" w:color="auto" w:fill="FFFFFF"/>
            <w:tcMar>
              <w:top w:w="0" w:type="dxa"/>
              <w:left w:w="45" w:type="dxa"/>
              <w:bottom w:w="0" w:type="dxa"/>
              <w:right w:w="45" w:type="dxa"/>
            </w:tcMar>
            <w:vAlign w:val="center"/>
            <w:hideMark/>
          </w:tcPr>
          <w:p w14:paraId="0E16EDB8" w14:textId="77777777" w:rsidR="0059704C" w:rsidRPr="0015467F" w:rsidRDefault="0059704C" w:rsidP="0015467F">
            <w:pPr>
              <w:tabs>
                <w:tab w:val="left" w:pos="1152"/>
              </w:tabs>
              <w:jc w:val="both"/>
              <w:rPr>
                <w:sz w:val="26"/>
                <w:szCs w:val="26"/>
                <w:lang w:val="en-US"/>
              </w:rPr>
            </w:pPr>
            <w:r w:rsidRPr="0015467F">
              <w:rPr>
                <w:sz w:val="26"/>
                <w:szCs w:val="26"/>
                <w:lang w:val="en-US"/>
              </w:rPr>
              <w:t>Kết quả đăng ký, cung cấp thông tin về biện pháp bảo đảm, hợp đồng bằng động sản (không phải là tàu bay, tàu biển, chứng khoán đã đăng ký tập trung), bằng cây hằng năm, công trình tạm</w:t>
            </w:r>
          </w:p>
        </w:tc>
        <w:tc>
          <w:tcPr>
            <w:tcW w:w="1491" w:type="dxa"/>
            <w:shd w:val="clear" w:color="auto" w:fill="FFFFFF"/>
            <w:tcMar>
              <w:top w:w="0" w:type="dxa"/>
              <w:left w:w="45" w:type="dxa"/>
              <w:bottom w:w="0" w:type="dxa"/>
              <w:right w:w="45" w:type="dxa"/>
            </w:tcMar>
            <w:vAlign w:val="center"/>
            <w:hideMark/>
          </w:tcPr>
          <w:p w14:paraId="20AA5728" w14:textId="748DB412"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5BA98278" w14:textId="3104EDA2" w:rsidR="00967C23" w:rsidRDefault="0059704C" w:rsidP="0015467F">
            <w:pPr>
              <w:tabs>
                <w:tab w:val="left" w:pos="1152"/>
              </w:tabs>
              <w:jc w:val="both"/>
              <w:rPr>
                <w:sz w:val="26"/>
                <w:szCs w:val="26"/>
                <w:lang w:val="en-US"/>
              </w:rPr>
            </w:pPr>
            <w:r w:rsidRPr="0015467F">
              <w:rPr>
                <w:sz w:val="26"/>
                <w:szCs w:val="26"/>
                <w:lang w:val="en-US"/>
              </w:rPr>
              <w:t>- Trung tâm Đăng ký giao dịch, tài sản của Cục Đăng ký giao dịch bảo đảm và Bồi thường nhà nước thuộc Bộ Tư pháp</w:t>
            </w:r>
          </w:p>
          <w:p w14:paraId="41DE4C8F" w14:textId="5A7613E1" w:rsidR="0059704C" w:rsidRPr="0015467F" w:rsidRDefault="00967C23" w:rsidP="00967C23">
            <w:pPr>
              <w:tabs>
                <w:tab w:val="left" w:pos="1152"/>
              </w:tabs>
              <w:jc w:val="both"/>
              <w:rPr>
                <w:sz w:val="26"/>
                <w:szCs w:val="26"/>
                <w:lang w:val="en-US"/>
              </w:rPr>
            </w:pPr>
            <w:r w:rsidRPr="0015467F">
              <w:rPr>
                <w:sz w:val="26"/>
                <w:szCs w:val="26"/>
                <w:lang w:val="en-US"/>
              </w:rPr>
              <w:t>- Cục Đăng ký giao dịch bảo đảm và Bồi thường nhà nước (Bộ Tư pháp)</w:t>
            </w:r>
          </w:p>
        </w:tc>
        <w:tc>
          <w:tcPr>
            <w:tcW w:w="3937" w:type="dxa"/>
            <w:shd w:val="clear" w:color="auto" w:fill="FFFFFF"/>
            <w:tcMar>
              <w:top w:w="0" w:type="dxa"/>
              <w:left w:w="45" w:type="dxa"/>
              <w:bottom w:w="0" w:type="dxa"/>
              <w:right w:w="45" w:type="dxa"/>
            </w:tcMar>
            <w:vAlign w:val="center"/>
            <w:hideMark/>
          </w:tcPr>
          <w:p w14:paraId="5FF9AC4B" w14:textId="77777777" w:rsidR="00967C23" w:rsidRDefault="0059704C" w:rsidP="0015467F">
            <w:pPr>
              <w:tabs>
                <w:tab w:val="left" w:pos="1152"/>
              </w:tabs>
              <w:jc w:val="both"/>
              <w:rPr>
                <w:sz w:val="26"/>
                <w:szCs w:val="26"/>
                <w:lang w:val="en-US"/>
              </w:rPr>
            </w:pPr>
            <w:r w:rsidRPr="0015467F">
              <w:rPr>
                <w:sz w:val="26"/>
                <w:szCs w:val="26"/>
                <w:lang w:val="en-US"/>
              </w:rPr>
              <w:t xml:space="preserve">- Cục Đăng ký giao dịch bảo đảm và Bồi thường nhà nước: nhận báo cáo của các Trung tâm Đăng ký giao dịch, tài sản </w:t>
            </w:r>
          </w:p>
          <w:p w14:paraId="082BD82E" w14:textId="34C09B4A" w:rsidR="0059704C" w:rsidRPr="0015467F" w:rsidRDefault="00967C23" w:rsidP="001F7E6C">
            <w:pPr>
              <w:tabs>
                <w:tab w:val="left" w:pos="1152"/>
              </w:tabs>
              <w:jc w:val="both"/>
              <w:rPr>
                <w:sz w:val="26"/>
                <w:szCs w:val="26"/>
                <w:lang w:val="en-US"/>
              </w:rPr>
            </w:pPr>
            <w:r w:rsidRPr="0015467F">
              <w:rPr>
                <w:sz w:val="26"/>
                <w:szCs w:val="26"/>
                <w:lang w:val="en-US"/>
              </w:rPr>
              <w:t>- Bộ Tư pháp (Cục Kế hoạch - Tài chính): nhận báo cáo của Cục Đăng ký giao dịch bảo đảm và Bồi thường nhà nước</w:t>
            </w:r>
          </w:p>
        </w:tc>
      </w:tr>
      <w:tr w:rsidR="00655873" w:rsidRPr="0059704C" w14:paraId="68EA7D04"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488A6B6C" w14:textId="48CF5EB0" w:rsidR="0059704C" w:rsidRPr="0015467F" w:rsidRDefault="0059704C" w:rsidP="006701F6">
            <w:pPr>
              <w:tabs>
                <w:tab w:val="left" w:pos="1152"/>
              </w:tabs>
              <w:jc w:val="center"/>
              <w:rPr>
                <w:sz w:val="26"/>
                <w:szCs w:val="26"/>
                <w:lang w:val="en-US"/>
              </w:rPr>
            </w:pPr>
            <w:r w:rsidRPr="0015467F">
              <w:rPr>
                <w:sz w:val="26"/>
                <w:szCs w:val="26"/>
                <w:lang w:val="en-US"/>
              </w:rPr>
              <w:t>4</w:t>
            </w:r>
            <w:r w:rsidR="00AD37DD">
              <w:rPr>
                <w:sz w:val="26"/>
                <w:szCs w:val="26"/>
                <w:lang w:val="en-US"/>
              </w:rPr>
              <w:t>8</w:t>
            </w:r>
          </w:p>
        </w:tc>
        <w:tc>
          <w:tcPr>
            <w:tcW w:w="0" w:type="auto"/>
            <w:shd w:val="clear" w:color="auto" w:fill="FFFFFF"/>
            <w:tcMar>
              <w:top w:w="0" w:type="dxa"/>
              <w:left w:w="45" w:type="dxa"/>
              <w:bottom w:w="0" w:type="dxa"/>
              <w:right w:w="45" w:type="dxa"/>
            </w:tcMar>
            <w:vAlign w:val="center"/>
            <w:hideMark/>
          </w:tcPr>
          <w:p w14:paraId="0147EF1F" w14:textId="77777777" w:rsidR="0059704C" w:rsidRPr="0015467F" w:rsidRDefault="0059704C" w:rsidP="0015467F">
            <w:pPr>
              <w:tabs>
                <w:tab w:val="left" w:pos="1152"/>
              </w:tabs>
              <w:jc w:val="both"/>
              <w:rPr>
                <w:sz w:val="26"/>
                <w:szCs w:val="26"/>
                <w:lang w:val="en-US"/>
              </w:rPr>
            </w:pPr>
            <w:r w:rsidRPr="0015467F">
              <w:rPr>
                <w:sz w:val="26"/>
                <w:szCs w:val="26"/>
                <w:lang w:val="en-US"/>
              </w:rPr>
              <w:t>16b/TP/ĐKBPBĐ</w:t>
            </w:r>
          </w:p>
        </w:tc>
        <w:tc>
          <w:tcPr>
            <w:tcW w:w="0" w:type="auto"/>
            <w:shd w:val="clear" w:color="auto" w:fill="FFFFFF"/>
            <w:tcMar>
              <w:top w:w="0" w:type="dxa"/>
              <w:left w:w="45" w:type="dxa"/>
              <w:bottom w:w="0" w:type="dxa"/>
              <w:right w:w="45" w:type="dxa"/>
            </w:tcMar>
            <w:vAlign w:val="center"/>
            <w:hideMark/>
          </w:tcPr>
          <w:p w14:paraId="3FAD266B" w14:textId="77777777" w:rsidR="0059704C" w:rsidRPr="0015467F" w:rsidRDefault="0059704C" w:rsidP="0015467F">
            <w:pPr>
              <w:tabs>
                <w:tab w:val="left" w:pos="1152"/>
              </w:tabs>
              <w:jc w:val="both"/>
              <w:rPr>
                <w:sz w:val="26"/>
                <w:szCs w:val="26"/>
                <w:lang w:val="en-US"/>
              </w:rPr>
            </w:pPr>
            <w:r w:rsidRPr="0015467F">
              <w:rPr>
                <w:sz w:val="26"/>
                <w:szCs w:val="26"/>
                <w:lang w:val="en-US"/>
              </w:rPr>
              <w:t>Kết quả đăng ký, cung cấp thông tin về biện pháp bảo đảm bằng quyền sử dụng đất, tài sản gắn liền với đất</w:t>
            </w:r>
          </w:p>
        </w:tc>
        <w:tc>
          <w:tcPr>
            <w:tcW w:w="1491" w:type="dxa"/>
            <w:shd w:val="clear" w:color="auto" w:fill="FFFFFF"/>
            <w:tcMar>
              <w:top w:w="0" w:type="dxa"/>
              <w:left w:w="45" w:type="dxa"/>
              <w:bottom w:w="0" w:type="dxa"/>
              <w:right w:w="45" w:type="dxa"/>
            </w:tcMar>
            <w:vAlign w:val="center"/>
            <w:hideMark/>
          </w:tcPr>
          <w:p w14:paraId="70A7AC83" w14:textId="4F28DE4E"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6B921A7E" w14:textId="77777777" w:rsidR="0059704C" w:rsidRPr="0015467F" w:rsidRDefault="0059704C" w:rsidP="0015467F">
            <w:pPr>
              <w:tabs>
                <w:tab w:val="left" w:pos="1152"/>
              </w:tabs>
              <w:jc w:val="both"/>
              <w:rPr>
                <w:sz w:val="26"/>
                <w:szCs w:val="26"/>
                <w:lang w:val="en-US"/>
              </w:rPr>
            </w:pPr>
            <w:r w:rsidRPr="0015467F">
              <w:rPr>
                <w:sz w:val="26"/>
                <w:szCs w:val="26"/>
                <w:lang w:val="en-US"/>
              </w:rPr>
              <w:t>- Văn phòng đăng ký đất đai</w:t>
            </w:r>
            <w:r w:rsidRPr="0015467F">
              <w:rPr>
                <w:sz w:val="26"/>
                <w:szCs w:val="26"/>
                <w:lang w:val="en-US"/>
              </w:rPr>
              <w:br/>
              <w:t>- Sở Tư pháp</w:t>
            </w:r>
          </w:p>
        </w:tc>
        <w:tc>
          <w:tcPr>
            <w:tcW w:w="3937" w:type="dxa"/>
            <w:shd w:val="clear" w:color="auto" w:fill="FFFFFF"/>
            <w:tcMar>
              <w:top w:w="0" w:type="dxa"/>
              <w:left w:w="45" w:type="dxa"/>
              <w:bottom w:w="0" w:type="dxa"/>
              <w:right w:w="45" w:type="dxa"/>
            </w:tcMar>
            <w:vAlign w:val="center"/>
            <w:hideMark/>
          </w:tcPr>
          <w:p w14:paraId="5F0F4C2E" w14:textId="77777777" w:rsidR="0059704C" w:rsidRPr="0015467F" w:rsidRDefault="0059704C" w:rsidP="0015467F">
            <w:pPr>
              <w:tabs>
                <w:tab w:val="left" w:pos="1152"/>
              </w:tabs>
              <w:jc w:val="both"/>
              <w:rPr>
                <w:sz w:val="26"/>
                <w:szCs w:val="26"/>
                <w:lang w:val="en-US"/>
              </w:rPr>
            </w:pPr>
            <w:r w:rsidRPr="0015467F">
              <w:rPr>
                <w:sz w:val="26"/>
                <w:szCs w:val="26"/>
                <w:lang w:val="en-US"/>
              </w:rPr>
              <w:t>- Sở Tư pháp: nhận báo cáo của các Văn phòng đăng ký đất đai</w:t>
            </w:r>
            <w:r w:rsidRPr="0015467F">
              <w:rPr>
                <w:sz w:val="26"/>
                <w:szCs w:val="26"/>
                <w:lang w:val="en-US"/>
              </w:rPr>
              <w:br/>
              <w:t>- Bộ Tư pháp (Cục Kế hoạch - Tài chính): nhận báo cáo của các Sở Tư pháp</w:t>
            </w:r>
          </w:p>
        </w:tc>
      </w:tr>
      <w:tr w:rsidR="00655873" w:rsidRPr="0059704C" w14:paraId="02C5D69B"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06CAE969" w14:textId="5670646C" w:rsidR="0059704C" w:rsidRPr="0015467F" w:rsidRDefault="0059704C" w:rsidP="006701F6">
            <w:pPr>
              <w:tabs>
                <w:tab w:val="left" w:pos="1152"/>
              </w:tabs>
              <w:jc w:val="center"/>
              <w:rPr>
                <w:sz w:val="26"/>
                <w:szCs w:val="26"/>
                <w:lang w:val="en-US"/>
              </w:rPr>
            </w:pPr>
            <w:r w:rsidRPr="0015467F">
              <w:rPr>
                <w:sz w:val="26"/>
                <w:szCs w:val="26"/>
                <w:lang w:val="en-US"/>
              </w:rPr>
              <w:t>4</w:t>
            </w:r>
            <w:r w:rsidR="00AD37DD">
              <w:rPr>
                <w:sz w:val="26"/>
                <w:szCs w:val="26"/>
                <w:lang w:val="en-US"/>
              </w:rPr>
              <w:t>9</w:t>
            </w:r>
          </w:p>
        </w:tc>
        <w:tc>
          <w:tcPr>
            <w:tcW w:w="0" w:type="auto"/>
            <w:shd w:val="clear" w:color="auto" w:fill="FFFFFF"/>
            <w:tcMar>
              <w:top w:w="0" w:type="dxa"/>
              <w:left w:w="45" w:type="dxa"/>
              <w:bottom w:w="0" w:type="dxa"/>
              <w:right w:w="45" w:type="dxa"/>
            </w:tcMar>
            <w:vAlign w:val="center"/>
            <w:hideMark/>
          </w:tcPr>
          <w:p w14:paraId="3169044A" w14:textId="77777777" w:rsidR="0059704C" w:rsidRPr="0015467F" w:rsidRDefault="0059704C" w:rsidP="0015467F">
            <w:pPr>
              <w:tabs>
                <w:tab w:val="left" w:pos="1152"/>
              </w:tabs>
              <w:jc w:val="both"/>
              <w:rPr>
                <w:sz w:val="26"/>
                <w:szCs w:val="26"/>
                <w:lang w:val="en-US"/>
              </w:rPr>
            </w:pPr>
            <w:r w:rsidRPr="0015467F">
              <w:rPr>
                <w:sz w:val="26"/>
                <w:szCs w:val="26"/>
                <w:lang w:val="en-US"/>
              </w:rPr>
              <w:t>16c/TP/ĐKBPBĐ</w:t>
            </w:r>
          </w:p>
        </w:tc>
        <w:tc>
          <w:tcPr>
            <w:tcW w:w="0" w:type="auto"/>
            <w:shd w:val="clear" w:color="auto" w:fill="FFFFFF"/>
            <w:tcMar>
              <w:top w:w="0" w:type="dxa"/>
              <w:left w:w="45" w:type="dxa"/>
              <w:bottom w:w="0" w:type="dxa"/>
              <w:right w:w="45" w:type="dxa"/>
            </w:tcMar>
            <w:vAlign w:val="center"/>
            <w:hideMark/>
          </w:tcPr>
          <w:p w14:paraId="24D645A1" w14:textId="77777777" w:rsidR="0059704C" w:rsidRPr="0015467F" w:rsidRDefault="0059704C" w:rsidP="0015467F">
            <w:pPr>
              <w:tabs>
                <w:tab w:val="left" w:pos="1152"/>
              </w:tabs>
              <w:jc w:val="both"/>
              <w:rPr>
                <w:sz w:val="26"/>
                <w:szCs w:val="26"/>
                <w:lang w:val="en-US"/>
              </w:rPr>
            </w:pPr>
            <w:r w:rsidRPr="0015467F">
              <w:rPr>
                <w:sz w:val="26"/>
                <w:szCs w:val="26"/>
                <w:lang w:val="en-US"/>
              </w:rPr>
              <w:t>Kết quả đăng ký, cung cấp thông tin về biện pháp bảo đảm bằng tàu bay</w:t>
            </w:r>
          </w:p>
        </w:tc>
        <w:tc>
          <w:tcPr>
            <w:tcW w:w="1491" w:type="dxa"/>
            <w:shd w:val="clear" w:color="auto" w:fill="FFFFFF"/>
            <w:tcMar>
              <w:top w:w="0" w:type="dxa"/>
              <w:left w:w="45" w:type="dxa"/>
              <w:bottom w:w="0" w:type="dxa"/>
              <w:right w:w="45" w:type="dxa"/>
            </w:tcMar>
            <w:vAlign w:val="center"/>
            <w:hideMark/>
          </w:tcPr>
          <w:p w14:paraId="4B39F48C" w14:textId="3E98EA1F"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09678E82" w14:textId="77777777" w:rsidR="0059704C" w:rsidRPr="0015467F" w:rsidRDefault="0059704C" w:rsidP="0015467F">
            <w:pPr>
              <w:tabs>
                <w:tab w:val="left" w:pos="1152"/>
              </w:tabs>
              <w:jc w:val="both"/>
              <w:rPr>
                <w:sz w:val="26"/>
                <w:szCs w:val="26"/>
                <w:lang w:val="en-US"/>
              </w:rPr>
            </w:pPr>
            <w:r w:rsidRPr="0015467F">
              <w:rPr>
                <w:sz w:val="26"/>
                <w:szCs w:val="26"/>
                <w:lang w:val="en-US"/>
              </w:rPr>
              <w:t>Bộ Xây dựng</w:t>
            </w:r>
          </w:p>
        </w:tc>
        <w:tc>
          <w:tcPr>
            <w:tcW w:w="3937" w:type="dxa"/>
            <w:shd w:val="clear" w:color="auto" w:fill="FFFFFF"/>
            <w:tcMar>
              <w:top w:w="0" w:type="dxa"/>
              <w:left w:w="45" w:type="dxa"/>
              <w:bottom w:w="0" w:type="dxa"/>
              <w:right w:w="45" w:type="dxa"/>
            </w:tcMar>
            <w:vAlign w:val="center"/>
            <w:hideMark/>
          </w:tcPr>
          <w:p w14:paraId="64D2B710" w14:textId="5B35AD09" w:rsidR="0059704C" w:rsidRPr="0015467F" w:rsidRDefault="00C77144" w:rsidP="0015467F">
            <w:pPr>
              <w:tabs>
                <w:tab w:val="left" w:pos="1152"/>
              </w:tabs>
              <w:jc w:val="both"/>
              <w:rPr>
                <w:sz w:val="26"/>
                <w:szCs w:val="26"/>
                <w:lang w:val="en-US"/>
              </w:rPr>
            </w:pPr>
            <w:r w:rsidRPr="00DB43FE">
              <w:rPr>
                <w:spacing w:val="-10"/>
                <w:sz w:val="26"/>
                <w:szCs w:val="26"/>
                <w:lang w:val="en-US"/>
              </w:rPr>
              <w:t>Bộ Tư pháp (Cục Kế hoạch - Tài chính)</w:t>
            </w:r>
          </w:p>
        </w:tc>
      </w:tr>
      <w:tr w:rsidR="00655873" w:rsidRPr="0059704C" w14:paraId="029EF7F3"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7AC69A19" w14:textId="384C5058" w:rsidR="0059704C" w:rsidRPr="0015467F" w:rsidRDefault="00AD37DD" w:rsidP="006701F6">
            <w:pPr>
              <w:tabs>
                <w:tab w:val="left" w:pos="1152"/>
              </w:tabs>
              <w:jc w:val="center"/>
              <w:rPr>
                <w:sz w:val="26"/>
                <w:szCs w:val="26"/>
                <w:lang w:val="en-US"/>
              </w:rPr>
            </w:pPr>
            <w:r>
              <w:rPr>
                <w:sz w:val="26"/>
                <w:szCs w:val="26"/>
                <w:lang w:val="en-US"/>
              </w:rPr>
              <w:t>50</w:t>
            </w:r>
          </w:p>
        </w:tc>
        <w:tc>
          <w:tcPr>
            <w:tcW w:w="0" w:type="auto"/>
            <w:shd w:val="clear" w:color="auto" w:fill="FFFFFF"/>
            <w:tcMar>
              <w:top w:w="0" w:type="dxa"/>
              <w:left w:w="45" w:type="dxa"/>
              <w:bottom w:w="0" w:type="dxa"/>
              <w:right w:w="45" w:type="dxa"/>
            </w:tcMar>
            <w:vAlign w:val="center"/>
            <w:hideMark/>
          </w:tcPr>
          <w:p w14:paraId="3012AE37" w14:textId="77777777" w:rsidR="0059704C" w:rsidRPr="0015467F" w:rsidRDefault="0059704C" w:rsidP="0015467F">
            <w:pPr>
              <w:tabs>
                <w:tab w:val="left" w:pos="1152"/>
              </w:tabs>
              <w:jc w:val="both"/>
              <w:rPr>
                <w:sz w:val="26"/>
                <w:szCs w:val="26"/>
                <w:lang w:val="en-US"/>
              </w:rPr>
            </w:pPr>
            <w:r w:rsidRPr="0015467F">
              <w:rPr>
                <w:sz w:val="26"/>
                <w:szCs w:val="26"/>
                <w:lang w:val="en-US"/>
              </w:rPr>
              <w:t>16d/TP/ĐKBPBĐ</w:t>
            </w:r>
          </w:p>
        </w:tc>
        <w:tc>
          <w:tcPr>
            <w:tcW w:w="0" w:type="auto"/>
            <w:shd w:val="clear" w:color="auto" w:fill="FFFFFF"/>
            <w:tcMar>
              <w:top w:w="0" w:type="dxa"/>
              <w:left w:w="45" w:type="dxa"/>
              <w:bottom w:w="0" w:type="dxa"/>
              <w:right w:w="45" w:type="dxa"/>
            </w:tcMar>
            <w:vAlign w:val="center"/>
            <w:hideMark/>
          </w:tcPr>
          <w:p w14:paraId="57B24B92" w14:textId="77777777" w:rsidR="0059704C" w:rsidRPr="0015467F" w:rsidRDefault="0059704C" w:rsidP="0015467F">
            <w:pPr>
              <w:tabs>
                <w:tab w:val="left" w:pos="1152"/>
              </w:tabs>
              <w:jc w:val="both"/>
              <w:rPr>
                <w:sz w:val="26"/>
                <w:szCs w:val="26"/>
                <w:lang w:val="en-US"/>
              </w:rPr>
            </w:pPr>
            <w:r w:rsidRPr="0015467F">
              <w:rPr>
                <w:sz w:val="26"/>
                <w:szCs w:val="26"/>
                <w:lang w:val="en-US"/>
              </w:rPr>
              <w:t>Kết quả đăng ký, cung cấp thông tin về biện pháp bảo đảm bằng tàu biển</w:t>
            </w:r>
          </w:p>
        </w:tc>
        <w:tc>
          <w:tcPr>
            <w:tcW w:w="1491" w:type="dxa"/>
            <w:shd w:val="clear" w:color="auto" w:fill="FFFFFF"/>
            <w:tcMar>
              <w:top w:w="0" w:type="dxa"/>
              <w:left w:w="45" w:type="dxa"/>
              <w:bottom w:w="0" w:type="dxa"/>
              <w:right w:w="45" w:type="dxa"/>
            </w:tcMar>
            <w:vAlign w:val="center"/>
            <w:hideMark/>
          </w:tcPr>
          <w:p w14:paraId="6E0A06D7" w14:textId="1E847D9C"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11B5480A" w14:textId="77777777" w:rsidR="0059704C" w:rsidRPr="0015467F" w:rsidRDefault="0059704C" w:rsidP="0015467F">
            <w:pPr>
              <w:tabs>
                <w:tab w:val="left" w:pos="1152"/>
              </w:tabs>
              <w:jc w:val="both"/>
              <w:rPr>
                <w:sz w:val="26"/>
                <w:szCs w:val="26"/>
                <w:lang w:val="en-US"/>
              </w:rPr>
            </w:pPr>
            <w:r w:rsidRPr="0015467F">
              <w:rPr>
                <w:sz w:val="26"/>
                <w:szCs w:val="26"/>
                <w:lang w:val="en-US"/>
              </w:rPr>
              <w:t>Bộ Xây dựng</w:t>
            </w:r>
          </w:p>
        </w:tc>
        <w:tc>
          <w:tcPr>
            <w:tcW w:w="3937" w:type="dxa"/>
            <w:shd w:val="clear" w:color="auto" w:fill="FFFFFF"/>
            <w:tcMar>
              <w:top w:w="0" w:type="dxa"/>
              <w:left w:w="45" w:type="dxa"/>
              <w:bottom w:w="0" w:type="dxa"/>
              <w:right w:w="45" w:type="dxa"/>
            </w:tcMar>
            <w:vAlign w:val="center"/>
            <w:hideMark/>
          </w:tcPr>
          <w:p w14:paraId="72996AB1" w14:textId="353C1E9E" w:rsidR="0059704C" w:rsidRPr="0015467F" w:rsidRDefault="00C77144" w:rsidP="0015467F">
            <w:pPr>
              <w:tabs>
                <w:tab w:val="left" w:pos="1152"/>
              </w:tabs>
              <w:jc w:val="both"/>
              <w:rPr>
                <w:sz w:val="26"/>
                <w:szCs w:val="26"/>
                <w:lang w:val="en-US"/>
              </w:rPr>
            </w:pPr>
            <w:r w:rsidRPr="00DB43FE">
              <w:rPr>
                <w:spacing w:val="-10"/>
                <w:sz w:val="26"/>
                <w:szCs w:val="26"/>
                <w:lang w:val="en-US"/>
              </w:rPr>
              <w:t>Bộ Tư pháp (Cục Kế hoạch - Tài chính)</w:t>
            </w:r>
          </w:p>
        </w:tc>
      </w:tr>
      <w:tr w:rsidR="00655873" w:rsidRPr="0059704C" w14:paraId="2AA4ED51"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279ACB45" w14:textId="07EFBA0B" w:rsidR="0059704C" w:rsidRPr="0015467F" w:rsidRDefault="00AD37DD" w:rsidP="006701F6">
            <w:pPr>
              <w:tabs>
                <w:tab w:val="left" w:pos="1152"/>
              </w:tabs>
              <w:jc w:val="center"/>
              <w:rPr>
                <w:sz w:val="26"/>
                <w:szCs w:val="26"/>
                <w:lang w:val="en-US"/>
              </w:rPr>
            </w:pPr>
            <w:r>
              <w:rPr>
                <w:sz w:val="26"/>
                <w:szCs w:val="26"/>
                <w:lang w:val="en-US"/>
              </w:rPr>
              <w:t>51</w:t>
            </w:r>
          </w:p>
        </w:tc>
        <w:tc>
          <w:tcPr>
            <w:tcW w:w="0" w:type="auto"/>
            <w:shd w:val="clear" w:color="auto" w:fill="FFFFFF"/>
            <w:tcMar>
              <w:top w:w="0" w:type="dxa"/>
              <w:left w:w="45" w:type="dxa"/>
              <w:bottom w:w="0" w:type="dxa"/>
              <w:right w:w="45" w:type="dxa"/>
            </w:tcMar>
            <w:vAlign w:val="center"/>
            <w:hideMark/>
          </w:tcPr>
          <w:p w14:paraId="7874CD10" w14:textId="77777777" w:rsidR="0059704C" w:rsidRPr="0015467F" w:rsidRDefault="0059704C" w:rsidP="0015467F">
            <w:pPr>
              <w:tabs>
                <w:tab w:val="left" w:pos="1152"/>
              </w:tabs>
              <w:jc w:val="both"/>
              <w:rPr>
                <w:sz w:val="26"/>
                <w:szCs w:val="26"/>
                <w:lang w:val="en-US"/>
              </w:rPr>
            </w:pPr>
            <w:r w:rsidRPr="0015467F">
              <w:rPr>
                <w:sz w:val="26"/>
                <w:szCs w:val="26"/>
                <w:lang w:val="en-US"/>
              </w:rPr>
              <w:t>16e/TP/ĐKBPBĐ</w:t>
            </w:r>
          </w:p>
        </w:tc>
        <w:tc>
          <w:tcPr>
            <w:tcW w:w="0" w:type="auto"/>
            <w:shd w:val="clear" w:color="auto" w:fill="FFFFFF"/>
            <w:tcMar>
              <w:top w:w="0" w:type="dxa"/>
              <w:left w:w="45" w:type="dxa"/>
              <w:bottom w:w="0" w:type="dxa"/>
              <w:right w:w="45" w:type="dxa"/>
            </w:tcMar>
            <w:vAlign w:val="center"/>
            <w:hideMark/>
          </w:tcPr>
          <w:p w14:paraId="33EBDC18" w14:textId="77777777" w:rsidR="0059704C" w:rsidRPr="0015467F" w:rsidRDefault="0059704C" w:rsidP="0015467F">
            <w:pPr>
              <w:tabs>
                <w:tab w:val="left" w:pos="1152"/>
              </w:tabs>
              <w:jc w:val="both"/>
              <w:rPr>
                <w:sz w:val="26"/>
                <w:szCs w:val="26"/>
                <w:lang w:val="en-US"/>
              </w:rPr>
            </w:pPr>
            <w:r w:rsidRPr="0015467F">
              <w:rPr>
                <w:sz w:val="26"/>
                <w:szCs w:val="26"/>
                <w:lang w:val="en-US"/>
              </w:rPr>
              <w:t>Kết quả đăng ký, cung cấp thông tin về biện pháp bảo đảm bằng chứng khoán đã đăng ký tập trung</w:t>
            </w:r>
          </w:p>
        </w:tc>
        <w:tc>
          <w:tcPr>
            <w:tcW w:w="1491" w:type="dxa"/>
            <w:shd w:val="clear" w:color="auto" w:fill="FFFFFF"/>
            <w:tcMar>
              <w:top w:w="0" w:type="dxa"/>
              <w:left w:w="45" w:type="dxa"/>
              <w:bottom w:w="0" w:type="dxa"/>
              <w:right w:w="45" w:type="dxa"/>
            </w:tcMar>
            <w:vAlign w:val="center"/>
            <w:hideMark/>
          </w:tcPr>
          <w:p w14:paraId="7A67532A" w14:textId="7A3ED879"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68EE7947" w14:textId="01108CF6" w:rsidR="0059704C" w:rsidRPr="0015467F" w:rsidRDefault="004E2F88" w:rsidP="0015467F">
            <w:pPr>
              <w:tabs>
                <w:tab w:val="left" w:pos="1152"/>
              </w:tabs>
              <w:jc w:val="both"/>
              <w:rPr>
                <w:sz w:val="26"/>
                <w:szCs w:val="26"/>
                <w:lang w:val="en-US"/>
              </w:rPr>
            </w:pPr>
            <w:ins w:id="8" w:author="Tran Tam" w:date="2025-11-06T09:18:00Z">
              <w:r>
                <w:rPr>
                  <w:sz w:val="26"/>
                  <w:szCs w:val="26"/>
                  <w:lang w:val="en-US"/>
                </w:rPr>
                <w:t xml:space="preserve">Tổng công ty lưu ký và bù trừ chứng khoán Việt Nam tại </w:t>
              </w:r>
            </w:ins>
            <w:r w:rsidR="0059704C" w:rsidRPr="0015467F">
              <w:rPr>
                <w:sz w:val="26"/>
                <w:szCs w:val="26"/>
                <w:lang w:val="en-US"/>
              </w:rPr>
              <w:t>Bộ Tài chính</w:t>
            </w:r>
          </w:p>
        </w:tc>
        <w:tc>
          <w:tcPr>
            <w:tcW w:w="3937" w:type="dxa"/>
            <w:shd w:val="clear" w:color="auto" w:fill="FFFFFF"/>
            <w:tcMar>
              <w:top w:w="0" w:type="dxa"/>
              <w:left w:w="45" w:type="dxa"/>
              <w:bottom w:w="0" w:type="dxa"/>
              <w:right w:w="45" w:type="dxa"/>
            </w:tcMar>
            <w:vAlign w:val="center"/>
            <w:hideMark/>
          </w:tcPr>
          <w:p w14:paraId="1FAF7EEC" w14:textId="5E6F5FE6" w:rsidR="0059704C" w:rsidRPr="0015467F" w:rsidRDefault="00C77144" w:rsidP="0015467F">
            <w:pPr>
              <w:tabs>
                <w:tab w:val="left" w:pos="1152"/>
              </w:tabs>
              <w:jc w:val="both"/>
              <w:rPr>
                <w:sz w:val="26"/>
                <w:szCs w:val="26"/>
                <w:lang w:val="en-US"/>
              </w:rPr>
            </w:pPr>
            <w:r w:rsidRPr="00DB43FE">
              <w:rPr>
                <w:spacing w:val="-10"/>
                <w:sz w:val="26"/>
                <w:szCs w:val="26"/>
                <w:lang w:val="en-US"/>
              </w:rPr>
              <w:t>Bộ Tư pháp (Cục Kế hoạch - Tài chính)</w:t>
            </w:r>
          </w:p>
        </w:tc>
      </w:tr>
      <w:tr w:rsidR="00655873" w:rsidRPr="0059704C" w14:paraId="77F2A305"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1430FE24" w14:textId="10079C42" w:rsidR="0059704C" w:rsidRPr="0015467F" w:rsidRDefault="00AD37DD" w:rsidP="006701F6">
            <w:pPr>
              <w:tabs>
                <w:tab w:val="left" w:pos="1152"/>
              </w:tabs>
              <w:jc w:val="center"/>
              <w:rPr>
                <w:sz w:val="26"/>
                <w:szCs w:val="26"/>
                <w:lang w:val="en-US"/>
              </w:rPr>
            </w:pPr>
            <w:r>
              <w:rPr>
                <w:sz w:val="26"/>
                <w:szCs w:val="26"/>
                <w:lang w:val="en-US"/>
              </w:rPr>
              <w:t>52</w:t>
            </w:r>
          </w:p>
        </w:tc>
        <w:tc>
          <w:tcPr>
            <w:tcW w:w="0" w:type="auto"/>
            <w:shd w:val="clear" w:color="auto" w:fill="FFFFFF"/>
            <w:tcMar>
              <w:top w:w="0" w:type="dxa"/>
              <w:left w:w="45" w:type="dxa"/>
              <w:bottom w:w="0" w:type="dxa"/>
              <w:right w:w="45" w:type="dxa"/>
            </w:tcMar>
            <w:vAlign w:val="center"/>
            <w:hideMark/>
          </w:tcPr>
          <w:p w14:paraId="36926A05" w14:textId="77777777" w:rsidR="0059704C" w:rsidRPr="0015467F" w:rsidRDefault="0059704C" w:rsidP="0015467F">
            <w:pPr>
              <w:tabs>
                <w:tab w:val="left" w:pos="1152"/>
              </w:tabs>
              <w:jc w:val="both"/>
              <w:rPr>
                <w:sz w:val="26"/>
                <w:szCs w:val="26"/>
                <w:lang w:val="en-US"/>
              </w:rPr>
            </w:pPr>
            <w:r w:rsidRPr="0015467F">
              <w:rPr>
                <w:sz w:val="26"/>
                <w:szCs w:val="26"/>
                <w:lang w:val="en-US"/>
              </w:rPr>
              <w:t>17/TP/TTTP</w:t>
            </w:r>
          </w:p>
        </w:tc>
        <w:tc>
          <w:tcPr>
            <w:tcW w:w="0" w:type="auto"/>
            <w:shd w:val="clear" w:color="auto" w:fill="FFFFFF"/>
            <w:tcMar>
              <w:top w:w="0" w:type="dxa"/>
              <w:left w:w="45" w:type="dxa"/>
              <w:bottom w:w="0" w:type="dxa"/>
              <w:right w:w="45" w:type="dxa"/>
            </w:tcMar>
            <w:vAlign w:val="center"/>
            <w:hideMark/>
          </w:tcPr>
          <w:p w14:paraId="29FA0B79" w14:textId="77777777" w:rsidR="0059704C" w:rsidRPr="0015467F" w:rsidRDefault="0059704C" w:rsidP="0015467F">
            <w:pPr>
              <w:tabs>
                <w:tab w:val="left" w:pos="1152"/>
              </w:tabs>
              <w:jc w:val="both"/>
              <w:rPr>
                <w:sz w:val="26"/>
                <w:szCs w:val="26"/>
                <w:lang w:val="en-US"/>
              </w:rPr>
            </w:pPr>
            <w:r w:rsidRPr="0015467F">
              <w:rPr>
                <w:sz w:val="26"/>
                <w:szCs w:val="26"/>
                <w:lang w:val="en-US"/>
              </w:rPr>
              <w:t>Số hồ sơ ủy thác tư pháp về dân sự của Bộ Tư pháp</w:t>
            </w:r>
          </w:p>
        </w:tc>
        <w:tc>
          <w:tcPr>
            <w:tcW w:w="1491" w:type="dxa"/>
            <w:shd w:val="clear" w:color="auto" w:fill="FFFFFF"/>
            <w:tcMar>
              <w:top w:w="0" w:type="dxa"/>
              <w:left w:w="45" w:type="dxa"/>
              <w:bottom w:w="0" w:type="dxa"/>
              <w:right w:w="45" w:type="dxa"/>
            </w:tcMar>
            <w:vAlign w:val="center"/>
            <w:hideMark/>
          </w:tcPr>
          <w:p w14:paraId="7896E9A2" w14:textId="33B65F43" w:rsidR="0059704C" w:rsidRPr="0015467F" w:rsidRDefault="00CD18B7"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508DF365" w14:textId="77777777" w:rsidR="0059704C" w:rsidRPr="0015467F" w:rsidRDefault="0059704C" w:rsidP="0015467F">
            <w:pPr>
              <w:tabs>
                <w:tab w:val="left" w:pos="1152"/>
              </w:tabs>
              <w:jc w:val="both"/>
              <w:rPr>
                <w:sz w:val="26"/>
                <w:szCs w:val="26"/>
                <w:lang w:val="en-US"/>
              </w:rPr>
            </w:pPr>
            <w:r w:rsidRPr="0015467F">
              <w:rPr>
                <w:sz w:val="26"/>
                <w:szCs w:val="26"/>
                <w:lang w:val="en-US"/>
              </w:rPr>
              <w:t>Vụ Pháp luật quốc tế (Bộ Tư pháp)</w:t>
            </w:r>
          </w:p>
        </w:tc>
        <w:tc>
          <w:tcPr>
            <w:tcW w:w="3937" w:type="dxa"/>
            <w:shd w:val="clear" w:color="auto" w:fill="FFFFFF"/>
            <w:tcMar>
              <w:top w:w="0" w:type="dxa"/>
              <w:left w:w="45" w:type="dxa"/>
              <w:bottom w:w="0" w:type="dxa"/>
              <w:right w:w="45" w:type="dxa"/>
            </w:tcMar>
            <w:vAlign w:val="center"/>
            <w:hideMark/>
          </w:tcPr>
          <w:p w14:paraId="70BF5A28" w14:textId="71BEE5D9" w:rsidR="0059704C" w:rsidRPr="0015467F" w:rsidRDefault="00C77144" w:rsidP="0015467F">
            <w:pPr>
              <w:tabs>
                <w:tab w:val="left" w:pos="1152"/>
              </w:tabs>
              <w:jc w:val="both"/>
              <w:rPr>
                <w:sz w:val="26"/>
                <w:szCs w:val="26"/>
                <w:lang w:val="en-US"/>
              </w:rPr>
            </w:pPr>
            <w:r w:rsidRPr="00DB43FE">
              <w:rPr>
                <w:spacing w:val="-10"/>
                <w:sz w:val="26"/>
                <w:szCs w:val="26"/>
                <w:lang w:val="en-US"/>
              </w:rPr>
              <w:t>Bộ Tư pháp (Cục Kế hoạch - Tài chính)</w:t>
            </w:r>
          </w:p>
        </w:tc>
      </w:tr>
      <w:tr w:rsidR="00655873" w:rsidRPr="0059704C" w14:paraId="2F9456CF"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3264E5A3" w14:textId="0F0252F7" w:rsidR="0059704C" w:rsidRPr="0015467F" w:rsidRDefault="0059704C" w:rsidP="006701F6">
            <w:pPr>
              <w:tabs>
                <w:tab w:val="left" w:pos="1152"/>
              </w:tabs>
              <w:jc w:val="center"/>
              <w:rPr>
                <w:sz w:val="26"/>
                <w:szCs w:val="26"/>
                <w:lang w:val="en-US"/>
              </w:rPr>
            </w:pPr>
            <w:r w:rsidRPr="0015467F">
              <w:rPr>
                <w:sz w:val="26"/>
                <w:szCs w:val="26"/>
                <w:lang w:val="en-US"/>
              </w:rPr>
              <w:lastRenderedPageBreak/>
              <w:t>5</w:t>
            </w:r>
            <w:r w:rsidR="00AD37DD">
              <w:rPr>
                <w:sz w:val="26"/>
                <w:szCs w:val="26"/>
                <w:lang w:val="en-US"/>
              </w:rPr>
              <w:t>3</w:t>
            </w:r>
          </w:p>
        </w:tc>
        <w:tc>
          <w:tcPr>
            <w:tcW w:w="0" w:type="auto"/>
            <w:shd w:val="clear" w:color="auto" w:fill="FFFFFF"/>
            <w:tcMar>
              <w:top w:w="0" w:type="dxa"/>
              <w:left w:w="45" w:type="dxa"/>
              <w:bottom w:w="0" w:type="dxa"/>
              <w:right w:w="45" w:type="dxa"/>
            </w:tcMar>
            <w:vAlign w:val="center"/>
            <w:hideMark/>
          </w:tcPr>
          <w:p w14:paraId="63CA6A91" w14:textId="77777777" w:rsidR="0059704C" w:rsidRPr="0015467F" w:rsidRDefault="0059704C" w:rsidP="0015467F">
            <w:pPr>
              <w:tabs>
                <w:tab w:val="left" w:pos="1152"/>
              </w:tabs>
              <w:jc w:val="both"/>
              <w:rPr>
                <w:sz w:val="26"/>
                <w:szCs w:val="26"/>
                <w:lang w:val="en-US"/>
              </w:rPr>
            </w:pPr>
            <w:r w:rsidRPr="0015467F">
              <w:rPr>
                <w:sz w:val="26"/>
                <w:szCs w:val="26"/>
                <w:lang w:val="en-US"/>
              </w:rPr>
              <w:t>18a/TP/PC</w:t>
            </w:r>
          </w:p>
        </w:tc>
        <w:tc>
          <w:tcPr>
            <w:tcW w:w="0" w:type="auto"/>
            <w:shd w:val="clear" w:color="auto" w:fill="FFFFFF"/>
            <w:tcMar>
              <w:top w:w="0" w:type="dxa"/>
              <w:left w:w="45" w:type="dxa"/>
              <w:bottom w:w="0" w:type="dxa"/>
              <w:right w:w="45" w:type="dxa"/>
            </w:tcMar>
            <w:vAlign w:val="center"/>
            <w:hideMark/>
          </w:tcPr>
          <w:p w14:paraId="67671A09" w14:textId="77777777" w:rsidR="0059704C" w:rsidRPr="0015467F" w:rsidRDefault="0059704C" w:rsidP="0015467F">
            <w:pPr>
              <w:tabs>
                <w:tab w:val="left" w:pos="1152"/>
              </w:tabs>
              <w:jc w:val="both"/>
              <w:rPr>
                <w:sz w:val="26"/>
                <w:szCs w:val="26"/>
                <w:lang w:val="en-US"/>
              </w:rPr>
            </w:pPr>
            <w:r w:rsidRPr="0015467F">
              <w:rPr>
                <w:sz w:val="26"/>
                <w:szCs w:val="26"/>
                <w:lang w:val="en-US"/>
              </w:rPr>
              <w:t>Số tổ chức và người làm công tác pháp chế tại Cục và tương đương thuộc bộ, cơ quan ngang bộ, cơ quan thuộc Chính phủ, Bộ chỉ huy quân sự tỉnh/thành phố, Công an tỉnh/thành phố, doanh nghiệp nhà nước và đơn vị sự nghiệp công lập tại Trung ương và địa phương</w:t>
            </w:r>
          </w:p>
        </w:tc>
        <w:tc>
          <w:tcPr>
            <w:tcW w:w="1491" w:type="dxa"/>
            <w:shd w:val="clear" w:color="auto" w:fill="FFFFFF"/>
            <w:tcMar>
              <w:top w:w="0" w:type="dxa"/>
              <w:left w:w="45" w:type="dxa"/>
              <w:bottom w:w="0" w:type="dxa"/>
              <w:right w:w="45" w:type="dxa"/>
            </w:tcMar>
            <w:vAlign w:val="center"/>
            <w:hideMark/>
          </w:tcPr>
          <w:p w14:paraId="795EB18B" w14:textId="2E415C54"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4E461B41" w14:textId="77777777" w:rsidR="00967C23" w:rsidRDefault="0059704C" w:rsidP="0015467F">
            <w:pPr>
              <w:tabs>
                <w:tab w:val="left" w:pos="1152"/>
              </w:tabs>
              <w:jc w:val="both"/>
              <w:rPr>
                <w:sz w:val="26"/>
                <w:szCs w:val="26"/>
                <w:lang w:val="en-US"/>
              </w:rPr>
            </w:pPr>
            <w:r w:rsidRPr="0015467F">
              <w:rPr>
                <w:sz w:val="26"/>
                <w:szCs w:val="26"/>
                <w:lang w:val="en-US"/>
              </w:rPr>
              <w:t>- Cục và tương đương thuộc bộ/cơ quan ngang bộ, cơ quan thuộc Chính phủ;</w:t>
            </w:r>
          </w:p>
          <w:p w14:paraId="0DF83974" w14:textId="77777777" w:rsidR="00967C23" w:rsidRDefault="00967C23" w:rsidP="00967C23">
            <w:pPr>
              <w:tabs>
                <w:tab w:val="left" w:pos="1152"/>
              </w:tabs>
              <w:jc w:val="both"/>
              <w:rPr>
                <w:sz w:val="26"/>
                <w:szCs w:val="26"/>
                <w:lang w:val="en-US"/>
              </w:rPr>
            </w:pPr>
            <w:r w:rsidRPr="0015467F">
              <w:rPr>
                <w:sz w:val="26"/>
                <w:szCs w:val="26"/>
                <w:lang w:val="en-US"/>
              </w:rPr>
              <w:t>- Doanh nghiệp Nhà nước ở Trung ương;</w:t>
            </w:r>
          </w:p>
          <w:p w14:paraId="06C0E1B3" w14:textId="77777777" w:rsidR="00967C23" w:rsidRDefault="00967C23" w:rsidP="00967C23">
            <w:pPr>
              <w:tabs>
                <w:tab w:val="left" w:pos="1152"/>
              </w:tabs>
              <w:jc w:val="both"/>
              <w:rPr>
                <w:sz w:val="26"/>
                <w:szCs w:val="26"/>
                <w:lang w:val="en-US"/>
              </w:rPr>
            </w:pPr>
            <w:r w:rsidRPr="0015467F">
              <w:rPr>
                <w:sz w:val="26"/>
                <w:szCs w:val="26"/>
                <w:lang w:val="en-US"/>
              </w:rPr>
              <w:t>- Đơn vị sự nghiệp thuộc bộ/cơ quan ngang bộ, cơ quan thuộc Chính phủ;</w:t>
            </w:r>
          </w:p>
          <w:p w14:paraId="309F393D" w14:textId="77777777" w:rsidR="00967C23" w:rsidRDefault="00967C23" w:rsidP="00967C23">
            <w:pPr>
              <w:tabs>
                <w:tab w:val="left" w:pos="1152"/>
              </w:tabs>
              <w:jc w:val="both"/>
              <w:rPr>
                <w:sz w:val="26"/>
                <w:szCs w:val="26"/>
                <w:lang w:val="en-US"/>
              </w:rPr>
            </w:pPr>
            <w:r w:rsidRPr="0015467F">
              <w:rPr>
                <w:sz w:val="26"/>
                <w:szCs w:val="26"/>
                <w:lang w:val="en-US"/>
              </w:rPr>
              <w:t>- Bộ chỉ huy quân sự/Công an tỉnh/thành phố;</w:t>
            </w:r>
          </w:p>
          <w:p w14:paraId="40CE1F60" w14:textId="36697EB4" w:rsidR="0059704C" w:rsidRPr="0015467F" w:rsidRDefault="00967C23" w:rsidP="00967C23">
            <w:pPr>
              <w:tabs>
                <w:tab w:val="left" w:pos="1152"/>
              </w:tabs>
              <w:jc w:val="both"/>
              <w:rPr>
                <w:sz w:val="26"/>
                <w:szCs w:val="26"/>
                <w:lang w:val="en-US"/>
              </w:rPr>
            </w:pPr>
            <w:r w:rsidRPr="0015467F">
              <w:rPr>
                <w:sz w:val="26"/>
                <w:szCs w:val="26"/>
                <w:lang w:val="en-US"/>
              </w:rPr>
              <w:t>- Doanh nghiệp nhà nước do UBND cấp tỉnh quản lý;</w:t>
            </w:r>
            <w:r w:rsidRPr="0015467F">
              <w:rPr>
                <w:sz w:val="26"/>
                <w:szCs w:val="26"/>
                <w:lang w:val="en-US"/>
              </w:rPr>
              <w:br/>
              <w:t>- Đơn vị sự nghiệp công lập do UBND cấp tỉnh quản lý;</w:t>
            </w:r>
            <w:r w:rsidRPr="0015467F">
              <w:rPr>
                <w:sz w:val="26"/>
                <w:szCs w:val="26"/>
                <w:lang w:val="en-US"/>
              </w:rPr>
              <w:br/>
              <w:t>- Đơn vị sự nghiệp công lập do cơ quan chuyên môn của UBND cấp tỉnh quản lý.</w:t>
            </w:r>
          </w:p>
        </w:tc>
        <w:tc>
          <w:tcPr>
            <w:tcW w:w="3937" w:type="dxa"/>
            <w:shd w:val="clear" w:color="auto" w:fill="FFFFFF"/>
            <w:tcMar>
              <w:top w:w="0" w:type="dxa"/>
              <w:left w:w="45" w:type="dxa"/>
              <w:bottom w:w="0" w:type="dxa"/>
              <w:right w:w="45" w:type="dxa"/>
            </w:tcMar>
            <w:vAlign w:val="center"/>
            <w:hideMark/>
          </w:tcPr>
          <w:p w14:paraId="3E9685B5" w14:textId="77777777" w:rsidR="0059704C" w:rsidRPr="0015467F" w:rsidRDefault="0059704C" w:rsidP="0015467F">
            <w:pPr>
              <w:tabs>
                <w:tab w:val="left" w:pos="1152"/>
              </w:tabs>
              <w:jc w:val="both"/>
              <w:rPr>
                <w:sz w:val="26"/>
                <w:szCs w:val="26"/>
                <w:lang w:val="en-US"/>
              </w:rPr>
            </w:pPr>
            <w:r w:rsidRPr="0015467F">
              <w:rPr>
                <w:sz w:val="26"/>
                <w:szCs w:val="26"/>
                <w:lang w:val="en-US"/>
              </w:rPr>
              <w:t>- Bộ chủ quản nhận báo cáo của Cục và tương đương, Doanh nghiệp nhà nước và đơn vị sự nghiệp do bộ quản lý; Bộ Quốc phòng, Bộ Công an nhận báo cáo của Cục và tương đương, Doanh nghiệp nhà nước và đơn vị sự nghiệp do bộ quản lý, Bộ chỉ huy quân sự/Công an tỉnh/thành phố;</w:t>
            </w:r>
            <w:r w:rsidRPr="0015467F">
              <w:rPr>
                <w:sz w:val="26"/>
                <w:szCs w:val="26"/>
                <w:lang w:val="en-US"/>
              </w:rPr>
              <w:br/>
              <w:t>- VP UBND tỉnh/thành phố nhận báo cáo của Doanh nghiệp Nhà nước và đơn vị sự nghiệp công lập trực thuộc UBND tỉnh/thành phố;</w:t>
            </w:r>
            <w:r w:rsidRPr="0015467F">
              <w:rPr>
                <w:sz w:val="26"/>
                <w:szCs w:val="26"/>
                <w:lang w:val="en-US"/>
              </w:rPr>
              <w:br/>
              <w:t>- Cơ quan chuyên môn của UBND tỉnh/thành phố nhận báo cáo của đơn vị sự nghiệp công lập thuộc quyền quản lý.</w:t>
            </w:r>
          </w:p>
        </w:tc>
      </w:tr>
      <w:tr w:rsidR="00655873" w:rsidRPr="0059704C" w14:paraId="318B4AC6" w14:textId="77777777" w:rsidTr="00EC2C80">
        <w:trPr>
          <w:cantSplit/>
          <w:trHeight w:val="1645"/>
        </w:trPr>
        <w:tc>
          <w:tcPr>
            <w:tcW w:w="0" w:type="auto"/>
            <w:shd w:val="clear" w:color="auto" w:fill="FFFFFF"/>
            <w:tcMar>
              <w:top w:w="0" w:type="dxa"/>
              <w:left w:w="45" w:type="dxa"/>
              <w:bottom w:w="0" w:type="dxa"/>
              <w:right w:w="45" w:type="dxa"/>
            </w:tcMar>
            <w:vAlign w:val="center"/>
            <w:hideMark/>
          </w:tcPr>
          <w:p w14:paraId="68D305CF" w14:textId="6735900A" w:rsidR="0059704C" w:rsidRPr="0015467F" w:rsidRDefault="0059704C" w:rsidP="006701F6">
            <w:pPr>
              <w:tabs>
                <w:tab w:val="left" w:pos="1152"/>
              </w:tabs>
              <w:jc w:val="center"/>
              <w:rPr>
                <w:sz w:val="26"/>
                <w:szCs w:val="26"/>
                <w:lang w:val="en-US"/>
              </w:rPr>
            </w:pPr>
            <w:r w:rsidRPr="0015467F">
              <w:rPr>
                <w:sz w:val="26"/>
                <w:szCs w:val="26"/>
                <w:lang w:val="en-US"/>
              </w:rPr>
              <w:t>5</w:t>
            </w:r>
            <w:r w:rsidR="00AD37DD">
              <w:rPr>
                <w:sz w:val="26"/>
                <w:szCs w:val="26"/>
                <w:lang w:val="en-US"/>
              </w:rPr>
              <w:t>4</w:t>
            </w:r>
          </w:p>
        </w:tc>
        <w:tc>
          <w:tcPr>
            <w:tcW w:w="0" w:type="auto"/>
            <w:shd w:val="clear" w:color="auto" w:fill="FFFFFF"/>
            <w:tcMar>
              <w:top w:w="0" w:type="dxa"/>
              <w:left w:w="45" w:type="dxa"/>
              <w:bottom w:w="0" w:type="dxa"/>
              <w:right w:w="45" w:type="dxa"/>
            </w:tcMar>
            <w:vAlign w:val="center"/>
            <w:hideMark/>
          </w:tcPr>
          <w:p w14:paraId="0292C266" w14:textId="77777777" w:rsidR="0059704C" w:rsidRPr="0015467F" w:rsidRDefault="0059704C" w:rsidP="0015467F">
            <w:pPr>
              <w:tabs>
                <w:tab w:val="left" w:pos="1152"/>
              </w:tabs>
              <w:jc w:val="both"/>
              <w:rPr>
                <w:sz w:val="26"/>
                <w:szCs w:val="26"/>
                <w:lang w:val="en-US"/>
              </w:rPr>
            </w:pPr>
            <w:r w:rsidRPr="0015467F">
              <w:rPr>
                <w:sz w:val="26"/>
                <w:szCs w:val="26"/>
                <w:lang w:val="en-US"/>
              </w:rPr>
              <w:t>18b/TP/PC</w:t>
            </w:r>
          </w:p>
        </w:tc>
        <w:tc>
          <w:tcPr>
            <w:tcW w:w="0" w:type="auto"/>
            <w:shd w:val="clear" w:color="auto" w:fill="FFFFFF"/>
            <w:tcMar>
              <w:top w:w="0" w:type="dxa"/>
              <w:left w:w="45" w:type="dxa"/>
              <w:bottom w:w="0" w:type="dxa"/>
              <w:right w:w="45" w:type="dxa"/>
            </w:tcMar>
            <w:vAlign w:val="center"/>
            <w:hideMark/>
          </w:tcPr>
          <w:p w14:paraId="5338819E" w14:textId="77777777" w:rsidR="0059704C" w:rsidRPr="0015467F" w:rsidRDefault="0059704C" w:rsidP="0015467F">
            <w:pPr>
              <w:tabs>
                <w:tab w:val="left" w:pos="1152"/>
              </w:tabs>
              <w:jc w:val="both"/>
              <w:rPr>
                <w:sz w:val="26"/>
                <w:szCs w:val="26"/>
                <w:lang w:val="en-US"/>
              </w:rPr>
            </w:pPr>
            <w:r w:rsidRPr="0015467F">
              <w:rPr>
                <w:sz w:val="26"/>
                <w:szCs w:val="26"/>
                <w:lang w:val="en-US"/>
              </w:rPr>
              <w:t>Số tổ chức và người làm công tác pháp chế tại cơ quan chuyên môn thuộc UBND cấp tỉnh, doanh nghiệp nhà nước, đơn vị sự nghiệp công lập tỉnh/thành phố</w:t>
            </w:r>
          </w:p>
        </w:tc>
        <w:tc>
          <w:tcPr>
            <w:tcW w:w="1491" w:type="dxa"/>
            <w:shd w:val="clear" w:color="auto" w:fill="FFFFFF"/>
            <w:tcMar>
              <w:top w:w="0" w:type="dxa"/>
              <w:left w:w="45" w:type="dxa"/>
              <w:bottom w:w="0" w:type="dxa"/>
              <w:right w:w="45" w:type="dxa"/>
            </w:tcMar>
            <w:vAlign w:val="center"/>
            <w:hideMark/>
          </w:tcPr>
          <w:p w14:paraId="39D17DF1" w14:textId="46D75AE8"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2C150FAC" w14:textId="65C21249" w:rsidR="00647F0F" w:rsidRDefault="0059704C" w:rsidP="0015467F">
            <w:pPr>
              <w:tabs>
                <w:tab w:val="left" w:pos="1152"/>
              </w:tabs>
              <w:jc w:val="both"/>
              <w:rPr>
                <w:sz w:val="26"/>
                <w:szCs w:val="26"/>
                <w:lang w:val="en-US"/>
              </w:rPr>
            </w:pPr>
            <w:r w:rsidRPr="0015467F">
              <w:rPr>
                <w:sz w:val="26"/>
                <w:szCs w:val="26"/>
                <w:lang w:val="en-US"/>
              </w:rPr>
              <w:t xml:space="preserve">- </w:t>
            </w:r>
            <w:ins w:id="9" w:author="Tran Tam" w:date="2025-11-06T09:33:00Z">
              <w:r w:rsidR="009733EA">
                <w:rPr>
                  <w:sz w:val="26"/>
                  <w:szCs w:val="26"/>
                  <w:lang w:val="en-US"/>
                </w:rPr>
                <w:t xml:space="preserve">Văn phòng </w:t>
              </w:r>
            </w:ins>
            <w:r w:rsidRPr="0015467F">
              <w:rPr>
                <w:sz w:val="26"/>
                <w:szCs w:val="26"/>
                <w:lang w:val="en-US"/>
              </w:rPr>
              <w:t>UBND tỉnh/thành phố</w:t>
            </w:r>
            <w:del w:id="10" w:author="Tran Tam" w:date="2025-11-06T09:33:00Z">
              <w:r w:rsidRPr="0015467F" w:rsidDel="009733EA">
                <w:rPr>
                  <w:sz w:val="26"/>
                  <w:szCs w:val="26"/>
                  <w:lang w:val="en-US"/>
                </w:rPr>
                <w:delText xml:space="preserve"> (Văn phòng UBND)...</w:delText>
              </w:r>
            </w:del>
          </w:p>
          <w:p w14:paraId="34D9547A" w14:textId="4393830A" w:rsidR="0059704C" w:rsidRPr="0015467F" w:rsidRDefault="00647F0F" w:rsidP="00647F0F">
            <w:pPr>
              <w:tabs>
                <w:tab w:val="left" w:pos="1152"/>
              </w:tabs>
              <w:jc w:val="both"/>
              <w:rPr>
                <w:sz w:val="26"/>
                <w:szCs w:val="26"/>
                <w:lang w:val="en-US"/>
              </w:rPr>
            </w:pPr>
            <w:r w:rsidRPr="0015467F">
              <w:rPr>
                <w:sz w:val="26"/>
                <w:szCs w:val="26"/>
                <w:lang w:val="en-US"/>
              </w:rPr>
              <w:t>- Thanh tra tỉnh/thành phố...</w:t>
            </w:r>
            <w:r w:rsidRPr="0015467F">
              <w:rPr>
                <w:sz w:val="26"/>
                <w:szCs w:val="26"/>
                <w:lang w:val="en-US"/>
              </w:rPr>
              <w:br/>
              <w:t>- Sở...</w:t>
            </w:r>
          </w:p>
        </w:tc>
        <w:tc>
          <w:tcPr>
            <w:tcW w:w="3937" w:type="dxa"/>
            <w:shd w:val="clear" w:color="auto" w:fill="FFFFFF"/>
            <w:tcMar>
              <w:top w:w="0" w:type="dxa"/>
              <w:left w:w="45" w:type="dxa"/>
              <w:bottom w:w="0" w:type="dxa"/>
              <w:right w:w="45" w:type="dxa"/>
            </w:tcMar>
            <w:vAlign w:val="center"/>
            <w:hideMark/>
          </w:tcPr>
          <w:p w14:paraId="108AA291" w14:textId="1B227797" w:rsidR="0059704C" w:rsidRPr="0015467F" w:rsidRDefault="00D715F1" w:rsidP="0015467F">
            <w:pPr>
              <w:tabs>
                <w:tab w:val="left" w:pos="1152"/>
              </w:tabs>
              <w:jc w:val="both"/>
              <w:rPr>
                <w:sz w:val="26"/>
                <w:szCs w:val="26"/>
                <w:lang w:val="en-US"/>
              </w:rPr>
            </w:pPr>
            <w:r>
              <w:rPr>
                <w:spacing w:val="-10"/>
                <w:sz w:val="26"/>
                <w:szCs w:val="26"/>
                <w:lang w:val="en-US"/>
              </w:rPr>
              <w:t>Sở Tư pháp</w:t>
            </w:r>
          </w:p>
        </w:tc>
      </w:tr>
      <w:tr w:rsidR="00655873" w:rsidRPr="0059704C" w14:paraId="7B45C5E9" w14:textId="77777777" w:rsidTr="0071750C">
        <w:trPr>
          <w:cantSplit/>
          <w:trHeight w:val="1320"/>
        </w:trPr>
        <w:tc>
          <w:tcPr>
            <w:tcW w:w="0" w:type="auto"/>
            <w:shd w:val="clear" w:color="auto" w:fill="FFFFFF"/>
            <w:tcMar>
              <w:top w:w="0" w:type="dxa"/>
              <w:left w:w="45" w:type="dxa"/>
              <w:bottom w:w="0" w:type="dxa"/>
              <w:right w:w="45" w:type="dxa"/>
            </w:tcMar>
            <w:vAlign w:val="center"/>
            <w:hideMark/>
          </w:tcPr>
          <w:p w14:paraId="47C06D50" w14:textId="0CE3C653" w:rsidR="0059704C" w:rsidRPr="0015467F" w:rsidRDefault="0059704C" w:rsidP="006701F6">
            <w:pPr>
              <w:tabs>
                <w:tab w:val="left" w:pos="1152"/>
              </w:tabs>
              <w:jc w:val="center"/>
              <w:rPr>
                <w:sz w:val="26"/>
                <w:szCs w:val="26"/>
                <w:lang w:val="en-US"/>
              </w:rPr>
            </w:pPr>
            <w:r w:rsidRPr="0015467F">
              <w:rPr>
                <w:sz w:val="26"/>
                <w:szCs w:val="26"/>
                <w:lang w:val="en-US"/>
              </w:rPr>
              <w:t>5</w:t>
            </w:r>
            <w:r w:rsidR="00AD37DD">
              <w:rPr>
                <w:sz w:val="26"/>
                <w:szCs w:val="26"/>
                <w:lang w:val="en-US"/>
              </w:rPr>
              <w:t>5</w:t>
            </w:r>
          </w:p>
        </w:tc>
        <w:tc>
          <w:tcPr>
            <w:tcW w:w="0" w:type="auto"/>
            <w:shd w:val="clear" w:color="auto" w:fill="FFFFFF"/>
            <w:tcMar>
              <w:top w:w="0" w:type="dxa"/>
              <w:left w:w="45" w:type="dxa"/>
              <w:bottom w:w="0" w:type="dxa"/>
              <w:right w:w="45" w:type="dxa"/>
            </w:tcMar>
            <w:vAlign w:val="center"/>
            <w:hideMark/>
          </w:tcPr>
          <w:p w14:paraId="3C2E78AB" w14:textId="77777777" w:rsidR="0059704C" w:rsidRPr="0015467F" w:rsidRDefault="0059704C" w:rsidP="0015467F">
            <w:pPr>
              <w:tabs>
                <w:tab w:val="left" w:pos="1152"/>
              </w:tabs>
              <w:jc w:val="both"/>
              <w:rPr>
                <w:sz w:val="26"/>
                <w:szCs w:val="26"/>
                <w:lang w:val="en-US"/>
              </w:rPr>
            </w:pPr>
            <w:r w:rsidRPr="0015467F">
              <w:rPr>
                <w:sz w:val="26"/>
                <w:szCs w:val="26"/>
                <w:lang w:val="en-US"/>
              </w:rPr>
              <w:t>18c/TP/PC</w:t>
            </w:r>
          </w:p>
        </w:tc>
        <w:tc>
          <w:tcPr>
            <w:tcW w:w="0" w:type="auto"/>
            <w:shd w:val="clear" w:color="auto" w:fill="FFFFFF"/>
            <w:tcMar>
              <w:top w:w="0" w:type="dxa"/>
              <w:left w:w="45" w:type="dxa"/>
              <w:bottom w:w="0" w:type="dxa"/>
              <w:right w:w="45" w:type="dxa"/>
            </w:tcMar>
            <w:vAlign w:val="center"/>
            <w:hideMark/>
          </w:tcPr>
          <w:p w14:paraId="5DD81375" w14:textId="77777777" w:rsidR="0059704C" w:rsidRPr="0015467F" w:rsidRDefault="0059704C" w:rsidP="0015467F">
            <w:pPr>
              <w:tabs>
                <w:tab w:val="left" w:pos="1152"/>
              </w:tabs>
              <w:jc w:val="both"/>
              <w:rPr>
                <w:sz w:val="26"/>
                <w:szCs w:val="26"/>
                <w:lang w:val="en-US"/>
              </w:rPr>
            </w:pPr>
            <w:r w:rsidRPr="0015467F">
              <w:rPr>
                <w:sz w:val="26"/>
                <w:szCs w:val="26"/>
                <w:lang w:val="en-US"/>
              </w:rPr>
              <w:t>Số tổ chức và người làm công tác pháp chế trên địa bàn tỉnh/thành phố</w:t>
            </w:r>
          </w:p>
        </w:tc>
        <w:tc>
          <w:tcPr>
            <w:tcW w:w="1491" w:type="dxa"/>
            <w:shd w:val="clear" w:color="auto" w:fill="FFFFFF"/>
            <w:tcMar>
              <w:top w:w="0" w:type="dxa"/>
              <w:left w:w="45" w:type="dxa"/>
              <w:bottom w:w="0" w:type="dxa"/>
              <w:right w:w="45" w:type="dxa"/>
            </w:tcMar>
            <w:vAlign w:val="center"/>
            <w:hideMark/>
          </w:tcPr>
          <w:p w14:paraId="456F5974" w14:textId="2DCE1542"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5BC78AD6" w14:textId="77777777" w:rsidR="0059704C" w:rsidRPr="0015467F" w:rsidRDefault="0059704C" w:rsidP="0015467F">
            <w:pPr>
              <w:tabs>
                <w:tab w:val="left" w:pos="1152"/>
              </w:tabs>
              <w:jc w:val="both"/>
              <w:rPr>
                <w:sz w:val="26"/>
                <w:szCs w:val="26"/>
                <w:lang w:val="en-US"/>
              </w:rPr>
            </w:pPr>
            <w:r w:rsidRPr="0015467F">
              <w:rPr>
                <w:sz w:val="26"/>
                <w:szCs w:val="26"/>
                <w:lang w:val="en-US"/>
              </w:rPr>
              <w:t>Sở Tư pháp</w:t>
            </w:r>
          </w:p>
        </w:tc>
        <w:tc>
          <w:tcPr>
            <w:tcW w:w="3937" w:type="dxa"/>
            <w:shd w:val="clear" w:color="auto" w:fill="FFFFFF"/>
            <w:tcMar>
              <w:top w:w="0" w:type="dxa"/>
              <w:left w:w="45" w:type="dxa"/>
              <w:bottom w:w="0" w:type="dxa"/>
              <w:right w:w="45" w:type="dxa"/>
            </w:tcMar>
            <w:vAlign w:val="center"/>
            <w:hideMark/>
          </w:tcPr>
          <w:p w14:paraId="11260977" w14:textId="55E941C6" w:rsidR="0059704C" w:rsidRPr="0015467F" w:rsidRDefault="00C77144" w:rsidP="0015467F">
            <w:pPr>
              <w:tabs>
                <w:tab w:val="left" w:pos="1152"/>
              </w:tabs>
              <w:jc w:val="both"/>
              <w:rPr>
                <w:sz w:val="26"/>
                <w:szCs w:val="26"/>
                <w:lang w:val="en-US"/>
              </w:rPr>
            </w:pPr>
            <w:r w:rsidRPr="00DB43FE">
              <w:rPr>
                <w:spacing w:val="-10"/>
                <w:sz w:val="26"/>
                <w:szCs w:val="26"/>
                <w:lang w:val="en-US"/>
              </w:rPr>
              <w:t>Bộ Tư pháp (Cục Kế hoạch - Tài chính)</w:t>
            </w:r>
          </w:p>
        </w:tc>
      </w:tr>
      <w:tr w:rsidR="00655873" w:rsidRPr="0059704C" w14:paraId="595997F4"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3EC677E0" w14:textId="193C06D7" w:rsidR="0059704C" w:rsidRPr="0015467F" w:rsidRDefault="0059704C" w:rsidP="006701F6">
            <w:pPr>
              <w:tabs>
                <w:tab w:val="left" w:pos="1152"/>
              </w:tabs>
              <w:jc w:val="center"/>
              <w:rPr>
                <w:sz w:val="26"/>
                <w:szCs w:val="26"/>
                <w:lang w:val="en-US"/>
              </w:rPr>
            </w:pPr>
            <w:r w:rsidRPr="0015467F">
              <w:rPr>
                <w:sz w:val="26"/>
                <w:szCs w:val="26"/>
                <w:lang w:val="en-US"/>
              </w:rPr>
              <w:lastRenderedPageBreak/>
              <w:t>5</w:t>
            </w:r>
            <w:r w:rsidR="00AD37DD">
              <w:rPr>
                <w:sz w:val="26"/>
                <w:szCs w:val="26"/>
                <w:lang w:val="en-US"/>
              </w:rPr>
              <w:t>6</w:t>
            </w:r>
          </w:p>
        </w:tc>
        <w:tc>
          <w:tcPr>
            <w:tcW w:w="0" w:type="auto"/>
            <w:shd w:val="clear" w:color="auto" w:fill="FFFFFF"/>
            <w:tcMar>
              <w:top w:w="0" w:type="dxa"/>
              <w:left w:w="45" w:type="dxa"/>
              <w:bottom w:w="0" w:type="dxa"/>
              <w:right w:w="45" w:type="dxa"/>
            </w:tcMar>
            <w:vAlign w:val="center"/>
            <w:hideMark/>
          </w:tcPr>
          <w:p w14:paraId="5EF1AC82" w14:textId="77777777" w:rsidR="0059704C" w:rsidRPr="0015467F" w:rsidRDefault="0059704C" w:rsidP="0015467F">
            <w:pPr>
              <w:tabs>
                <w:tab w:val="left" w:pos="1152"/>
              </w:tabs>
              <w:jc w:val="both"/>
              <w:rPr>
                <w:sz w:val="26"/>
                <w:szCs w:val="26"/>
                <w:lang w:val="en-US"/>
              </w:rPr>
            </w:pPr>
            <w:r w:rsidRPr="0015467F">
              <w:rPr>
                <w:sz w:val="26"/>
                <w:szCs w:val="26"/>
                <w:lang w:val="en-US"/>
              </w:rPr>
              <w:t>18d/TP/PC</w:t>
            </w:r>
          </w:p>
        </w:tc>
        <w:tc>
          <w:tcPr>
            <w:tcW w:w="0" w:type="auto"/>
            <w:shd w:val="clear" w:color="auto" w:fill="FFFFFF"/>
            <w:tcMar>
              <w:top w:w="0" w:type="dxa"/>
              <w:left w:w="45" w:type="dxa"/>
              <w:bottom w:w="0" w:type="dxa"/>
              <w:right w:w="45" w:type="dxa"/>
            </w:tcMar>
            <w:vAlign w:val="center"/>
            <w:hideMark/>
          </w:tcPr>
          <w:p w14:paraId="7873D2C9" w14:textId="12A18C35" w:rsidR="0059704C" w:rsidRPr="0015467F" w:rsidRDefault="0059704C" w:rsidP="009733EA">
            <w:pPr>
              <w:tabs>
                <w:tab w:val="left" w:pos="1152"/>
              </w:tabs>
              <w:jc w:val="both"/>
              <w:rPr>
                <w:sz w:val="26"/>
                <w:szCs w:val="26"/>
                <w:lang w:val="en-US"/>
              </w:rPr>
            </w:pPr>
            <w:r w:rsidRPr="0015467F">
              <w:rPr>
                <w:sz w:val="26"/>
                <w:szCs w:val="26"/>
                <w:lang w:val="en-US"/>
              </w:rPr>
              <w:t xml:space="preserve">Số tổ chức </w:t>
            </w:r>
            <w:del w:id="11" w:author="Tran Tam" w:date="2025-11-06T09:34:00Z">
              <w:r w:rsidRPr="0015467F" w:rsidDel="009733EA">
                <w:rPr>
                  <w:sz w:val="26"/>
                  <w:szCs w:val="26"/>
                  <w:lang w:val="en-US"/>
                </w:rPr>
                <w:delText xml:space="preserve">pháp chế </w:delText>
              </w:r>
            </w:del>
            <w:r w:rsidRPr="0015467F">
              <w:rPr>
                <w:sz w:val="26"/>
                <w:szCs w:val="26"/>
                <w:lang w:val="en-US"/>
              </w:rPr>
              <w:t>và người làm công tác pháp chế tại bộ, cơ quan ngang bộ, cơ quan thuộc Chính phủ, doanh nghiệp nhà nước, đơn vị sự nghiệp công lập thuộc bộ, cơ quan ngang bộ, cơ quan thuộc Chính phủ</w:t>
            </w:r>
          </w:p>
        </w:tc>
        <w:tc>
          <w:tcPr>
            <w:tcW w:w="1491" w:type="dxa"/>
            <w:shd w:val="clear" w:color="auto" w:fill="FFFFFF"/>
            <w:tcMar>
              <w:top w:w="0" w:type="dxa"/>
              <w:left w:w="45" w:type="dxa"/>
              <w:bottom w:w="0" w:type="dxa"/>
              <w:right w:w="45" w:type="dxa"/>
            </w:tcMar>
            <w:vAlign w:val="center"/>
            <w:hideMark/>
          </w:tcPr>
          <w:p w14:paraId="0E6A67E0" w14:textId="26CABB9F"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231FC3C9" w14:textId="77777777" w:rsidR="0059704C" w:rsidRPr="0015467F" w:rsidRDefault="0059704C" w:rsidP="0015467F">
            <w:pPr>
              <w:tabs>
                <w:tab w:val="left" w:pos="1152"/>
              </w:tabs>
              <w:jc w:val="both"/>
              <w:rPr>
                <w:sz w:val="26"/>
                <w:szCs w:val="26"/>
                <w:lang w:val="en-US"/>
              </w:rPr>
            </w:pPr>
            <w:r w:rsidRPr="0015467F">
              <w:rPr>
                <w:sz w:val="26"/>
                <w:szCs w:val="26"/>
                <w:lang w:val="en-US"/>
              </w:rPr>
              <w:t>Bộ, cơ quan ngang bộ, cơ quan thuộc Chính phủ</w:t>
            </w:r>
          </w:p>
        </w:tc>
        <w:tc>
          <w:tcPr>
            <w:tcW w:w="3937" w:type="dxa"/>
            <w:shd w:val="clear" w:color="auto" w:fill="FFFFFF"/>
            <w:tcMar>
              <w:top w:w="0" w:type="dxa"/>
              <w:left w:w="45" w:type="dxa"/>
              <w:bottom w:w="0" w:type="dxa"/>
              <w:right w:w="45" w:type="dxa"/>
            </w:tcMar>
            <w:vAlign w:val="center"/>
            <w:hideMark/>
          </w:tcPr>
          <w:p w14:paraId="14A6AD78" w14:textId="708D28AF" w:rsidR="0059704C" w:rsidRPr="0015467F" w:rsidRDefault="00C77144" w:rsidP="0015467F">
            <w:pPr>
              <w:tabs>
                <w:tab w:val="left" w:pos="1152"/>
              </w:tabs>
              <w:jc w:val="both"/>
              <w:rPr>
                <w:sz w:val="26"/>
                <w:szCs w:val="26"/>
                <w:lang w:val="en-US"/>
              </w:rPr>
            </w:pPr>
            <w:r w:rsidRPr="00DB43FE">
              <w:rPr>
                <w:spacing w:val="-10"/>
                <w:sz w:val="26"/>
                <w:szCs w:val="26"/>
                <w:lang w:val="en-US"/>
              </w:rPr>
              <w:t>Bộ Tư pháp (Cục Kế hoạch - Tài chính)</w:t>
            </w:r>
          </w:p>
        </w:tc>
      </w:tr>
      <w:tr w:rsidR="00655873" w:rsidRPr="0059704C" w14:paraId="63411894" w14:textId="77777777" w:rsidTr="0071750C">
        <w:trPr>
          <w:cantSplit/>
          <w:trHeight w:val="300"/>
        </w:trPr>
        <w:tc>
          <w:tcPr>
            <w:tcW w:w="0" w:type="auto"/>
            <w:shd w:val="clear" w:color="auto" w:fill="FFFFFF"/>
            <w:tcMar>
              <w:top w:w="0" w:type="dxa"/>
              <w:left w:w="45" w:type="dxa"/>
              <w:bottom w:w="0" w:type="dxa"/>
              <w:right w:w="45" w:type="dxa"/>
            </w:tcMar>
            <w:vAlign w:val="center"/>
            <w:hideMark/>
          </w:tcPr>
          <w:p w14:paraId="5D2750CB" w14:textId="2EDF31C9" w:rsidR="0059704C" w:rsidRPr="0015467F" w:rsidRDefault="0059704C" w:rsidP="006701F6">
            <w:pPr>
              <w:tabs>
                <w:tab w:val="left" w:pos="1152"/>
              </w:tabs>
              <w:jc w:val="center"/>
              <w:rPr>
                <w:sz w:val="26"/>
                <w:szCs w:val="26"/>
                <w:lang w:val="en-US"/>
              </w:rPr>
            </w:pPr>
            <w:r w:rsidRPr="0015467F">
              <w:rPr>
                <w:sz w:val="26"/>
                <w:szCs w:val="26"/>
                <w:lang w:val="en-US"/>
              </w:rPr>
              <w:t>5</w:t>
            </w:r>
            <w:r w:rsidR="00AD37DD">
              <w:rPr>
                <w:sz w:val="26"/>
                <w:szCs w:val="26"/>
                <w:lang w:val="en-US"/>
              </w:rPr>
              <w:t>7</w:t>
            </w:r>
          </w:p>
        </w:tc>
        <w:tc>
          <w:tcPr>
            <w:tcW w:w="0" w:type="auto"/>
            <w:shd w:val="clear" w:color="auto" w:fill="FFFFFF"/>
            <w:tcMar>
              <w:top w:w="0" w:type="dxa"/>
              <w:left w:w="45" w:type="dxa"/>
              <w:bottom w:w="0" w:type="dxa"/>
              <w:right w:w="45" w:type="dxa"/>
            </w:tcMar>
            <w:vAlign w:val="center"/>
            <w:hideMark/>
          </w:tcPr>
          <w:p w14:paraId="48535DD4" w14:textId="77777777" w:rsidR="0059704C" w:rsidRPr="0015467F" w:rsidRDefault="0059704C" w:rsidP="0015467F">
            <w:pPr>
              <w:tabs>
                <w:tab w:val="left" w:pos="1152"/>
              </w:tabs>
              <w:jc w:val="both"/>
              <w:rPr>
                <w:sz w:val="26"/>
                <w:szCs w:val="26"/>
                <w:lang w:val="en-US"/>
              </w:rPr>
            </w:pPr>
            <w:r w:rsidRPr="0015467F">
              <w:rPr>
                <w:sz w:val="26"/>
                <w:szCs w:val="26"/>
                <w:lang w:val="en-US"/>
              </w:rPr>
              <w:t>19a/TP/HGTM</w:t>
            </w:r>
          </w:p>
        </w:tc>
        <w:tc>
          <w:tcPr>
            <w:tcW w:w="0" w:type="auto"/>
            <w:shd w:val="clear" w:color="auto" w:fill="FFFFFF"/>
            <w:tcMar>
              <w:top w:w="0" w:type="dxa"/>
              <w:left w:w="45" w:type="dxa"/>
              <w:bottom w:w="0" w:type="dxa"/>
              <w:right w:w="45" w:type="dxa"/>
            </w:tcMar>
            <w:vAlign w:val="center"/>
            <w:hideMark/>
          </w:tcPr>
          <w:p w14:paraId="41435EF0" w14:textId="77777777" w:rsidR="0059704C" w:rsidRPr="0015467F" w:rsidRDefault="0059704C" w:rsidP="0015467F">
            <w:pPr>
              <w:tabs>
                <w:tab w:val="left" w:pos="1152"/>
              </w:tabs>
              <w:jc w:val="both"/>
              <w:rPr>
                <w:sz w:val="26"/>
                <w:szCs w:val="26"/>
                <w:lang w:val="en-US"/>
              </w:rPr>
            </w:pPr>
            <w:r w:rsidRPr="0015467F">
              <w:rPr>
                <w:sz w:val="26"/>
                <w:szCs w:val="26"/>
                <w:lang w:val="en-US"/>
              </w:rPr>
              <w:t>Tổ chức và kết quả hoạt động hòa giải thương mại</w:t>
            </w:r>
          </w:p>
        </w:tc>
        <w:tc>
          <w:tcPr>
            <w:tcW w:w="1491" w:type="dxa"/>
            <w:shd w:val="clear" w:color="auto" w:fill="FFFFFF"/>
            <w:tcMar>
              <w:top w:w="0" w:type="dxa"/>
              <w:left w:w="45" w:type="dxa"/>
              <w:bottom w:w="0" w:type="dxa"/>
              <w:right w:w="45" w:type="dxa"/>
            </w:tcMar>
            <w:vAlign w:val="center"/>
            <w:hideMark/>
          </w:tcPr>
          <w:p w14:paraId="509DFD9F" w14:textId="33EAF878"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58178DD5" w14:textId="4DDF88DB" w:rsidR="0059704C" w:rsidRPr="0015467F" w:rsidRDefault="0059704C" w:rsidP="0015467F">
            <w:pPr>
              <w:tabs>
                <w:tab w:val="left" w:pos="1152"/>
              </w:tabs>
              <w:jc w:val="both"/>
              <w:rPr>
                <w:sz w:val="26"/>
                <w:szCs w:val="26"/>
                <w:lang w:val="en-US"/>
              </w:rPr>
            </w:pPr>
            <w:r w:rsidRPr="0015467F">
              <w:rPr>
                <w:sz w:val="26"/>
                <w:szCs w:val="26"/>
                <w:lang w:val="en-US"/>
              </w:rPr>
              <w:t>Trung tâm hòa giải/Trung tâm trọng tài có đăng ký hoạt động hòa giải/Chi nhánh, Văn phòng đại diện của tổ chức hòa giải nước ngoài tại Việt Nam/Hòa giải viên thương mại vụ việc</w:t>
            </w:r>
          </w:p>
        </w:tc>
        <w:tc>
          <w:tcPr>
            <w:tcW w:w="3937" w:type="dxa"/>
            <w:shd w:val="clear" w:color="auto" w:fill="FFFFFF"/>
            <w:tcMar>
              <w:top w:w="0" w:type="dxa"/>
              <w:left w:w="45" w:type="dxa"/>
              <w:bottom w:w="0" w:type="dxa"/>
              <w:right w:w="45" w:type="dxa"/>
            </w:tcMar>
            <w:vAlign w:val="center"/>
            <w:hideMark/>
          </w:tcPr>
          <w:p w14:paraId="1AA912C0" w14:textId="77777777" w:rsidR="0059704C" w:rsidRPr="0015467F" w:rsidRDefault="0059704C" w:rsidP="0015467F">
            <w:pPr>
              <w:tabs>
                <w:tab w:val="left" w:pos="1152"/>
              </w:tabs>
              <w:jc w:val="both"/>
              <w:rPr>
                <w:sz w:val="26"/>
                <w:szCs w:val="26"/>
                <w:lang w:val="en-US"/>
              </w:rPr>
            </w:pPr>
            <w:r w:rsidRPr="0015467F">
              <w:rPr>
                <w:sz w:val="26"/>
                <w:szCs w:val="26"/>
                <w:lang w:val="en-US"/>
              </w:rPr>
              <w:t>Sở Tư pháp</w:t>
            </w:r>
          </w:p>
        </w:tc>
      </w:tr>
      <w:tr w:rsidR="00655873" w:rsidRPr="0059704C" w14:paraId="05B7DA41" w14:textId="77777777" w:rsidTr="0071750C">
        <w:trPr>
          <w:cantSplit/>
          <w:trHeight w:val="1077"/>
        </w:trPr>
        <w:tc>
          <w:tcPr>
            <w:tcW w:w="0" w:type="auto"/>
            <w:shd w:val="clear" w:color="auto" w:fill="FFFFFF"/>
            <w:tcMar>
              <w:top w:w="0" w:type="dxa"/>
              <w:left w:w="45" w:type="dxa"/>
              <w:bottom w:w="0" w:type="dxa"/>
              <w:right w:w="45" w:type="dxa"/>
            </w:tcMar>
            <w:vAlign w:val="center"/>
            <w:hideMark/>
          </w:tcPr>
          <w:p w14:paraId="5358D4E2" w14:textId="4385B107" w:rsidR="0059704C" w:rsidRPr="0015467F" w:rsidRDefault="0059704C" w:rsidP="006701F6">
            <w:pPr>
              <w:tabs>
                <w:tab w:val="left" w:pos="1152"/>
              </w:tabs>
              <w:jc w:val="center"/>
              <w:rPr>
                <w:sz w:val="26"/>
                <w:szCs w:val="26"/>
                <w:lang w:val="en-US"/>
              </w:rPr>
            </w:pPr>
            <w:r w:rsidRPr="0015467F">
              <w:rPr>
                <w:sz w:val="26"/>
                <w:szCs w:val="26"/>
                <w:lang w:val="en-US"/>
              </w:rPr>
              <w:t>5</w:t>
            </w:r>
            <w:r w:rsidR="00AD37DD">
              <w:rPr>
                <w:sz w:val="26"/>
                <w:szCs w:val="26"/>
                <w:lang w:val="en-US"/>
              </w:rPr>
              <w:t>8</w:t>
            </w:r>
          </w:p>
        </w:tc>
        <w:tc>
          <w:tcPr>
            <w:tcW w:w="0" w:type="auto"/>
            <w:shd w:val="clear" w:color="auto" w:fill="FFFFFF"/>
            <w:tcMar>
              <w:top w:w="0" w:type="dxa"/>
              <w:left w:w="45" w:type="dxa"/>
              <w:bottom w:w="0" w:type="dxa"/>
              <w:right w:w="45" w:type="dxa"/>
            </w:tcMar>
            <w:vAlign w:val="center"/>
            <w:hideMark/>
          </w:tcPr>
          <w:p w14:paraId="11EBCA41" w14:textId="77777777" w:rsidR="0059704C" w:rsidRPr="0015467F" w:rsidRDefault="0059704C" w:rsidP="0015467F">
            <w:pPr>
              <w:tabs>
                <w:tab w:val="left" w:pos="1152"/>
              </w:tabs>
              <w:jc w:val="both"/>
              <w:rPr>
                <w:sz w:val="26"/>
                <w:szCs w:val="26"/>
                <w:lang w:val="en-US"/>
              </w:rPr>
            </w:pPr>
            <w:r w:rsidRPr="0015467F">
              <w:rPr>
                <w:sz w:val="26"/>
                <w:szCs w:val="26"/>
                <w:lang w:val="en-US"/>
              </w:rPr>
              <w:t>19b/TP/HGTM</w:t>
            </w:r>
          </w:p>
        </w:tc>
        <w:tc>
          <w:tcPr>
            <w:tcW w:w="0" w:type="auto"/>
            <w:shd w:val="clear" w:color="auto" w:fill="FFFFFF"/>
            <w:tcMar>
              <w:top w:w="0" w:type="dxa"/>
              <w:left w:w="45" w:type="dxa"/>
              <w:bottom w:w="0" w:type="dxa"/>
              <w:right w:w="45" w:type="dxa"/>
            </w:tcMar>
            <w:vAlign w:val="center"/>
            <w:hideMark/>
          </w:tcPr>
          <w:p w14:paraId="1DBAE586" w14:textId="77777777" w:rsidR="0059704C" w:rsidRPr="0015467F" w:rsidRDefault="0059704C" w:rsidP="0015467F">
            <w:pPr>
              <w:tabs>
                <w:tab w:val="left" w:pos="1152"/>
              </w:tabs>
              <w:jc w:val="both"/>
              <w:rPr>
                <w:sz w:val="26"/>
                <w:szCs w:val="26"/>
                <w:lang w:val="en-US"/>
              </w:rPr>
            </w:pPr>
            <w:r w:rsidRPr="0015467F">
              <w:rPr>
                <w:sz w:val="26"/>
                <w:szCs w:val="26"/>
                <w:lang w:val="en-US"/>
              </w:rPr>
              <w:t>Số tổ chức và kết quả hoạt động hòa giải thương mại trên địa bàn tỉnh/thành phố</w:t>
            </w:r>
          </w:p>
        </w:tc>
        <w:tc>
          <w:tcPr>
            <w:tcW w:w="1491" w:type="dxa"/>
            <w:shd w:val="clear" w:color="auto" w:fill="FFFFFF"/>
            <w:tcMar>
              <w:top w:w="0" w:type="dxa"/>
              <w:left w:w="45" w:type="dxa"/>
              <w:bottom w:w="0" w:type="dxa"/>
              <w:right w:w="45" w:type="dxa"/>
            </w:tcMar>
            <w:vAlign w:val="center"/>
            <w:hideMark/>
          </w:tcPr>
          <w:p w14:paraId="26040B37" w14:textId="3E51A5C6"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042F060A"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Sở Tư pháp </w:t>
            </w:r>
          </w:p>
        </w:tc>
        <w:tc>
          <w:tcPr>
            <w:tcW w:w="3937" w:type="dxa"/>
            <w:shd w:val="clear" w:color="auto" w:fill="FFFFFF"/>
            <w:tcMar>
              <w:top w:w="0" w:type="dxa"/>
              <w:left w:w="45" w:type="dxa"/>
              <w:bottom w:w="0" w:type="dxa"/>
              <w:right w:w="45" w:type="dxa"/>
            </w:tcMar>
            <w:vAlign w:val="center"/>
            <w:hideMark/>
          </w:tcPr>
          <w:p w14:paraId="1B0764EF" w14:textId="725EC705" w:rsidR="0059704C" w:rsidRPr="0015467F" w:rsidRDefault="00C77144" w:rsidP="0015467F">
            <w:pPr>
              <w:tabs>
                <w:tab w:val="left" w:pos="1152"/>
              </w:tabs>
              <w:jc w:val="both"/>
              <w:rPr>
                <w:sz w:val="26"/>
                <w:szCs w:val="26"/>
                <w:lang w:val="en-US"/>
              </w:rPr>
            </w:pPr>
            <w:r w:rsidRPr="00DB43FE">
              <w:rPr>
                <w:spacing w:val="-10"/>
                <w:sz w:val="26"/>
                <w:szCs w:val="26"/>
                <w:lang w:val="en-US"/>
              </w:rPr>
              <w:t>Bộ Tư pháp (Cục Kế hoạch - Tài chính)</w:t>
            </w:r>
          </w:p>
        </w:tc>
      </w:tr>
      <w:tr w:rsidR="00655873" w:rsidRPr="0059704C" w14:paraId="2F7D1618" w14:textId="77777777" w:rsidTr="0071750C">
        <w:trPr>
          <w:cantSplit/>
          <w:trHeight w:val="1032"/>
        </w:trPr>
        <w:tc>
          <w:tcPr>
            <w:tcW w:w="0" w:type="auto"/>
            <w:shd w:val="clear" w:color="auto" w:fill="FFFFFF"/>
            <w:tcMar>
              <w:top w:w="0" w:type="dxa"/>
              <w:left w:w="45" w:type="dxa"/>
              <w:bottom w:w="0" w:type="dxa"/>
              <w:right w:w="45" w:type="dxa"/>
            </w:tcMar>
            <w:vAlign w:val="center"/>
            <w:hideMark/>
          </w:tcPr>
          <w:p w14:paraId="793C9047" w14:textId="7AE53E8B" w:rsidR="0059704C" w:rsidRPr="0015467F" w:rsidRDefault="0059704C" w:rsidP="006701F6">
            <w:pPr>
              <w:tabs>
                <w:tab w:val="left" w:pos="1152"/>
              </w:tabs>
              <w:jc w:val="center"/>
              <w:rPr>
                <w:sz w:val="26"/>
                <w:szCs w:val="26"/>
                <w:lang w:val="en-US"/>
              </w:rPr>
            </w:pPr>
            <w:r w:rsidRPr="0015467F">
              <w:rPr>
                <w:sz w:val="26"/>
                <w:szCs w:val="26"/>
                <w:lang w:val="en-US"/>
              </w:rPr>
              <w:t>5</w:t>
            </w:r>
            <w:r w:rsidR="00AD37DD">
              <w:rPr>
                <w:sz w:val="26"/>
                <w:szCs w:val="26"/>
                <w:lang w:val="en-US"/>
              </w:rPr>
              <w:t>9</w:t>
            </w:r>
          </w:p>
        </w:tc>
        <w:tc>
          <w:tcPr>
            <w:tcW w:w="0" w:type="auto"/>
            <w:shd w:val="clear" w:color="auto" w:fill="FFFFFF"/>
            <w:tcMar>
              <w:top w:w="0" w:type="dxa"/>
              <w:left w:w="45" w:type="dxa"/>
              <w:bottom w:w="0" w:type="dxa"/>
              <w:right w:w="45" w:type="dxa"/>
            </w:tcMar>
            <w:vAlign w:val="center"/>
            <w:hideMark/>
          </w:tcPr>
          <w:p w14:paraId="2377FB7D" w14:textId="77777777" w:rsidR="0059704C" w:rsidRPr="0015467F" w:rsidRDefault="0059704C" w:rsidP="0015467F">
            <w:pPr>
              <w:tabs>
                <w:tab w:val="left" w:pos="1152"/>
              </w:tabs>
              <w:jc w:val="both"/>
              <w:rPr>
                <w:sz w:val="26"/>
                <w:szCs w:val="26"/>
                <w:lang w:val="en-US"/>
              </w:rPr>
            </w:pPr>
            <w:r w:rsidRPr="0015467F">
              <w:rPr>
                <w:sz w:val="26"/>
                <w:szCs w:val="26"/>
                <w:lang w:val="en-US"/>
              </w:rPr>
              <w:t>20a/TP/QLTLTS</w:t>
            </w:r>
          </w:p>
        </w:tc>
        <w:tc>
          <w:tcPr>
            <w:tcW w:w="0" w:type="auto"/>
            <w:shd w:val="clear" w:color="auto" w:fill="FFFFFF"/>
            <w:tcMar>
              <w:top w:w="0" w:type="dxa"/>
              <w:left w:w="45" w:type="dxa"/>
              <w:bottom w:w="0" w:type="dxa"/>
              <w:right w:w="45" w:type="dxa"/>
            </w:tcMar>
            <w:vAlign w:val="center"/>
            <w:hideMark/>
          </w:tcPr>
          <w:p w14:paraId="4CF7C273" w14:textId="1452934E" w:rsidR="0059704C" w:rsidRPr="0015467F" w:rsidRDefault="000F716B" w:rsidP="0015467F">
            <w:pPr>
              <w:tabs>
                <w:tab w:val="left" w:pos="1152"/>
              </w:tabs>
              <w:jc w:val="both"/>
              <w:rPr>
                <w:sz w:val="26"/>
                <w:szCs w:val="26"/>
                <w:lang w:val="en-US"/>
              </w:rPr>
            </w:pPr>
            <w:r>
              <w:rPr>
                <w:sz w:val="26"/>
                <w:szCs w:val="26"/>
                <w:lang w:val="en-US"/>
              </w:rPr>
              <w:t>Số</w:t>
            </w:r>
            <w:r w:rsidR="0059704C" w:rsidRPr="0015467F">
              <w:rPr>
                <w:sz w:val="26"/>
                <w:szCs w:val="26"/>
                <w:lang w:val="en-US"/>
              </w:rPr>
              <w:t xml:space="preserve"> tổ chức và </w:t>
            </w:r>
            <w:r>
              <w:rPr>
                <w:sz w:val="26"/>
                <w:szCs w:val="26"/>
                <w:lang w:val="en-US"/>
              </w:rPr>
              <w:t xml:space="preserve">kết quả </w:t>
            </w:r>
            <w:r w:rsidR="0059704C" w:rsidRPr="0015467F">
              <w:rPr>
                <w:sz w:val="26"/>
                <w:szCs w:val="26"/>
                <w:lang w:val="en-US"/>
              </w:rPr>
              <w:t>hoạt động QLTLTS</w:t>
            </w:r>
          </w:p>
        </w:tc>
        <w:tc>
          <w:tcPr>
            <w:tcW w:w="1491" w:type="dxa"/>
            <w:shd w:val="clear" w:color="auto" w:fill="FFFFFF"/>
            <w:tcMar>
              <w:top w:w="0" w:type="dxa"/>
              <w:left w:w="45" w:type="dxa"/>
              <w:bottom w:w="0" w:type="dxa"/>
              <w:right w:w="45" w:type="dxa"/>
            </w:tcMar>
            <w:vAlign w:val="center"/>
            <w:hideMark/>
          </w:tcPr>
          <w:p w14:paraId="57EBA006" w14:textId="47C55B7E"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0566F5C0" w14:textId="7953D94C" w:rsidR="0059704C" w:rsidRPr="0015467F" w:rsidRDefault="0059704C" w:rsidP="0015467F">
            <w:pPr>
              <w:tabs>
                <w:tab w:val="left" w:pos="1152"/>
              </w:tabs>
              <w:jc w:val="both"/>
              <w:rPr>
                <w:sz w:val="26"/>
                <w:szCs w:val="26"/>
                <w:lang w:val="en-US"/>
              </w:rPr>
            </w:pPr>
            <w:r w:rsidRPr="0015467F">
              <w:rPr>
                <w:sz w:val="26"/>
                <w:szCs w:val="26"/>
                <w:lang w:val="en-US"/>
              </w:rPr>
              <w:t>Doanh nghiệp quản lý, thanh lý tài sản/Quản tài viên đăng ký hành nghề cá nhân</w:t>
            </w:r>
          </w:p>
        </w:tc>
        <w:tc>
          <w:tcPr>
            <w:tcW w:w="3937" w:type="dxa"/>
            <w:shd w:val="clear" w:color="auto" w:fill="FFFFFF"/>
            <w:tcMar>
              <w:top w:w="0" w:type="dxa"/>
              <w:left w:w="45" w:type="dxa"/>
              <w:bottom w:w="0" w:type="dxa"/>
              <w:right w:w="45" w:type="dxa"/>
            </w:tcMar>
            <w:vAlign w:val="center"/>
            <w:hideMark/>
          </w:tcPr>
          <w:p w14:paraId="59EE8BFC"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Sở Tư pháp </w:t>
            </w:r>
          </w:p>
        </w:tc>
      </w:tr>
      <w:tr w:rsidR="00655873" w:rsidRPr="0059704C" w14:paraId="3E84E273" w14:textId="77777777" w:rsidTr="0071750C">
        <w:trPr>
          <w:cantSplit/>
          <w:trHeight w:val="1110"/>
        </w:trPr>
        <w:tc>
          <w:tcPr>
            <w:tcW w:w="0" w:type="auto"/>
            <w:shd w:val="clear" w:color="auto" w:fill="FFFFFF"/>
            <w:tcMar>
              <w:top w:w="0" w:type="dxa"/>
              <w:left w:w="45" w:type="dxa"/>
              <w:bottom w:w="0" w:type="dxa"/>
              <w:right w:w="45" w:type="dxa"/>
            </w:tcMar>
            <w:vAlign w:val="center"/>
            <w:hideMark/>
          </w:tcPr>
          <w:p w14:paraId="6CC55E7F" w14:textId="79D2E09A" w:rsidR="0059704C" w:rsidRPr="0015467F" w:rsidRDefault="00AD37DD" w:rsidP="00AD37DD">
            <w:pPr>
              <w:tabs>
                <w:tab w:val="left" w:pos="1152"/>
              </w:tabs>
              <w:jc w:val="center"/>
              <w:rPr>
                <w:sz w:val="26"/>
                <w:szCs w:val="26"/>
                <w:lang w:val="en-US"/>
              </w:rPr>
            </w:pPr>
            <w:r>
              <w:rPr>
                <w:sz w:val="26"/>
                <w:szCs w:val="26"/>
                <w:lang w:val="en-US"/>
              </w:rPr>
              <w:t>60</w:t>
            </w:r>
          </w:p>
        </w:tc>
        <w:tc>
          <w:tcPr>
            <w:tcW w:w="0" w:type="auto"/>
            <w:shd w:val="clear" w:color="auto" w:fill="FFFFFF"/>
            <w:tcMar>
              <w:top w:w="0" w:type="dxa"/>
              <w:left w:w="45" w:type="dxa"/>
              <w:bottom w:w="0" w:type="dxa"/>
              <w:right w:w="45" w:type="dxa"/>
            </w:tcMar>
            <w:vAlign w:val="center"/>
            <w:hideMark/>
          </w:tcPr>
          <w:p w14:paraId="6AC72EC9" w14:textId="77777777" w:rsidR="0059704C" w:rsidRPr="0015467F" w:rsidRDefault="0059704C" w:rsidP="0015467F">
            <w:pPr>
              <w:tabs>
                <w:tab w:val="left" w:pos="1152"/>
              </w:tabs>
              <w:jc w:val="both"/>
              <w:rPr>
                <w:sz w:val="26"/>
                <w:szCs w:val="26"/>
                <w:lang w:val="en-US"/>
              </w:rPr>
            </w:pPr>
            <w:r w:rsidRPr="0015467F">
              <w:rPr>
                <w:sz w:val="26"/>
                <w:szCs w:val="26"/>
                <w:lang w:val="en-US"/>
              </w:rPr>
              <w:t>20b/TP/QLTLTS</w:t>
            </w:r>
          </w:p>
        </w:tc>
        <w:tc>
          <w:tcPr>
            <w:tcW w:w="0" w:type="auto"/>
            <w:shd w:val="clear" w:color="auto" w:fill="FFFFFF"/>
            <w:tcMar>
              <w:top w:w="0" w:type="dxa"/>
              <w:left w:w="45" w:type="dxa"/>
              <w:bottom w:w="0" w:type="dxa"/>
              <w:right w:w="45" w:type="dxa"/>
            </w:tcMar>
            <w:vAlign w:val="center"/>
            <w:hideMark/>
          </w:tcPr>
          <w:p w14:paraId="765AD093" w14:textId="3EE9DAB2" w:rsidR="0059704C" w:rsidRPr="0015467F" w:rsidRDefault="000F716B" w:rsidP="0015467F">
            <w:pPr>
              <w:tabs>
                <w:tab w:val="left" w:pos="1152"/>
              </w:tabs>
              <w:jc w:val="both"/>
              <w:rPr>
                <w:sz w:val="26"/>
                <w:szCs w:val="26"/>
                <w:lang w:val="en-US"/>
              </w:rPr>
            </w:pPr>
            <w:r>
              <w:rPr>
                <w:sz w:val="26"/>
                <w:szCs w:val="26"/>
                <w:lang w:val="en-US"/>
              </w:rPr>
              <w:t>Số</w:t>
            </w:r>
            <w:r w:rsidR="0059704C" w:rsidRPr="0015467F">
              <w:rPr>
                <w:sz w:val="26"/>
                <w:szCs w:val="26"/>
                <w:lang w:val="en-US"/>
              </w:rPr>
              <w:t xml:space="preserve"> tổ chức và </w:t>
            </w:r>
            <w:r>
              <w:rPr>
                <w:sz w:val="26"/>
                <w:szCs w:val="26"/>
                <w:lang w:val="en-US"/>
              </w:rPr>
              <w:t xml:space="preserve">kết quả </w:t>
            </w:r>
            <w:r w:rsidR="0059704C" w:rsidRPr="0015467F">
              <w:rPr>
                <w:sz w:val="26"/>
                <w:szCs w:val="26"/>
                <w:lang w:val="en-US"/>
              </w:rPr>
              <w:t>hoạt động QLTLTS trên địa bàn tỉnh/thành phố</w:t>
            </w:r>
          </w:p>
        </w:tc>
        <w:tc>
          <w:tcPr>
            <w:tcW w:w="1491" w:type="dxa"/>
            <w:shd w:val="clear" w:color="auto" w:fill="FFFFFF"/>
            <w:tcMar>
              <w:top w:w="0" w:type="dxa"/>
              <w:left w:w="45" w:type="dxa"/>
              <w:bottom w:w="0" w:type="dxa"/>
              <w:right w:w="45" w:type="dxa"/>
            </w:tcMar>
            <w:vAlign w:val="center"/>
            <w:hideMark/>
          </w:tcPr>
          <w:p w14:paraId="1500857A" w14:textId="2E139BFB" w:rsidR="0059704C"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500D465A"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Sở Tư pháp </w:t>
            </w:r>
          </w:p>
        </w:tc>
        <w:tc>
          <w:tcPr>
            <w:tcW w:w="3937" w:type="dxa"/>
            <w:shd w:val="clear" w:color="auto" w:fill="FFFFFF"/>
            <w:tcMar>
              <w:top w:w="0" w:type="dxa"/>
              <w:left w:w="45" w:type="dxa"/>
              <w:bottom w:w="0" w:type="dxa"/>
              <w:right w:w="45" w:type="dxa"/>
            </w:tcMar>
            <w:vAlign w:val="center"/>
            <w:hideMark/>
          </w:tcPr>
          <w:p w14:paraId="2850CAE8" w14:textId="3905F7FD" w:rsidR="0059704C" w:rsidRPr="0015467F" w:rsidRDefault="00C77144" w:rsidP="0015467F">
            <w:pPr>
              <w:tabs>
                <w:tab w:val="left" w:pos="1152"/>
              </w:tabs>
              <w:jc w:val="both"/>
              <w:rPr>
                <w:sz w:val="26"/>
                <w:szCs w:val="26"/>
                <w:lang w:val="en-US"/>
              </w:rPr>
            </w:pPr>
            <w:r w:rsidRPr="00DB43FE">
              <w:rPr>
                <w:spacing w:val="-10"/>
                <w:sz w:val="26"/>
                <w:szCs w:val="26"/>
                <w:lang w:val="en-US"/>
              </w:rPr>
              <w:t>Bộ Tư pháp (Cục Kế hoạch - Tài chính)</w:t>
            </w:r>
          </w:p>
        </w:tc>
      </w:tr>
      <w:tr w:rsidR="00655873" w:rsidRPr="0059704C" w14:paraId="70234366" w14:textId="77777777" w:rsidTr="0071750C">
        <w:trPr>
          <w:cantSplit/>
          <w:trHeight w:val="1080"/>
        </w:trPr>
        <w:tc>
          <w:tcPr>
            <w:tcW w:w="0" w:type="auto"/>
            <w:shd w:val="clear" w:color="auto" w:fill="FFFFFF"/>
            <w:tcMar>
              <w:top w:w="0" w:type="dxa"/>
              <w:left w:w="45" w:type="dxa"/>
              <w:bottom w:w="0" w:type="dxa"/>
              <w:right w:w="45" w:type="dxa"/>
            </w:tcMar>
            <w:vAlign w:val="center"/>
            <w:hideMark/>
          </w:tcPr>
          <w:p w14:paraId="0AF02A26" w14:textId="444373BA" w:rsidR="0059704C" w:rsidRPr="0015467F" w:rsidRDefault="00AD37DD" w:rsidP="006701F6">
            <w:pPr>
              <w:tabs>
                <w:tab w:val="left" w:pos="1152"/>
              </w:tabs>
              <w:jc w:val="center"/>
              <w:rPr>
                <w:sz w:val="26"/>
                <w:szCs w:val="26"/>
                <w:lang w:val="en-US"/>
              </w:rPr>
            </w:pPr>
            <w:r>
              <w:rPr>
                <w:sz w:val="26"/>
                <w:szCs w:val="26"/>
                <w:lang w:val="en-US"/>
              </w:rPr>
              <w:t>61</w:t>
            </w:r>
          </w:p>
        </w:tc>
        <w:tc>
          <w:tcPr>
            <w:tcW w:w="0" w:type="auto"/>
            <w:shd w:val="clear" w:color="auto" w:fill="FFFFFF"/>
            <w:tcMar>
              <w:top w:w="0" w:type="dxa"/>
              <w:left w:w="45" w:type="dxa"/>
              <w:bottom w:w="0" w:type="dxa"/>
              <w:right w:w="45" w:type="dxa"/>
            </w:tcMar>
            <w:vAlign w:val="center"/>
            <w:hideMark/>
          </w:tcPr>
          <w:p w14:paraId="3A8DBB83" w14:textId="77777777" w:rsidR="0059704C" w:rsidRPr="0015467F" w:rsidRDefault="0059704C" w:rsidP="0015467F">
            <w:pPr>
              <w:tabs>
                <w:tab w:val="left" w:pos="1152"/>
              </w:tabs>
              <w:jc w:val="both"/>
              <w:rPr>
                <w:sz w:val="26"/>
                <w:szCs w:val="26"/>
                <w:lang w:val="en-US"/>
              </w:rPr>
            </w:pPr>
            <w:r w:rsidRPr="0015467F">
              <w:rPr>
                <w:sz w:val="26"/>
                <w:szCs w:val="26"/>
                <w:lang w:val="en-US"/>
              </w:rPr>
              <w:t>21a/TP/HTPLDN</w:t>
            </w:r>
          </w:p>
        </w:tc>
        <w:tc>
          <w:tcPr>
            <w:tcW w:w="0" w:type="auto"/>
            <w:shd w:val="clear" w:color="auto" w:fill="FFFFFF"/>
            <w:tcMar>
              <w:top w:w="0" w:type="dxa"/>
              <w:left w:w="45" w:type="dxa"/>
              <w:bottom w:w="0" w:type="dxa"/>
              <w:right w:w="45" w:type="dxa"/>
            </w:tcMar>
            <w:vAlign w:val="center"/>
            <w:hideMark/>
          </w:tcPr>
          <w:p w14:paraId="59FFFBE9" w14:textId="0846A6E9" w:rsidR="0059704C" w:rsidRPr="00A27CA6" w:rsidRDefault="0059704C" w:rsidP="007D1045">
            <w:pPr>
              <w:tabs>
                <w:tab w:val="left" w:pos="1152"/>
              </w:tabs>
              <w:jc w:val="both"/>
              <w:rPr>
                <w:sz w:val="26"/>
                <w:szCs w:val="26"/>
                <w:lang w:val="en-US"/>
              </w:rPr>
            </w:pPr>
            <w:r w:rsidRPr="0015467F">
              <w:rPr>
                <w:sz w:val="26"/>
                <w:szCs w:val="26"/>
                <w:lang w:val="en-US"/>
              </w:rPr>
              <w:t xml:space="preserve">Kết quả triển khai công tác hỗ trợ pháp lý cho doanh nghiệp nhỏ và vừa tại </w:t>
            </w:r>
            <w:r w:rsidR="00A27CA6">
              <w:rPr>
                <w:sz w:val="26"/>
                <w:szCs w:val="26"/>
                <w:lang w:val="en-US"/>
              </w:rPr>
              <w:t>cơ quan chuyên môn thuộc UBND cấp tỉnh</w:t>
            </w:r>
            <w:r w:rsidRPr="0015467F">
              <w:rPr>
                <w:sz w:val="26"/>
                <w:szCs w:val="26"/>
                <w:lang w:val="en-US"/>
              </w:rPr>
              <w:t xml:space="preserve"> </w:t>
            </w:r>
          </w:p>
        </w:tc>
        <w:tc>
          <w:tcPr>
            <w:tcW w:w="1491" w:type="dxa"/>
            <w:shd w:val="clear" w:color="auto" w:fill="FFFFFF"/>
            <w:tcMar>
              <w:top w:w="0" w:type="dxa"/>
              <w:left w:w="45" w:type="dxa"/>
              <w:bottom w:w="0" w:type="dxa"/>
              <w:right w:w="45" w:type="dxa"/>
            </w:tcMar>
            <w:vAlign w:val="center"/>
            <w:hideMark/>
          </w:tcPr>
          <w:p w14:paraId="6888BAE2" w14:textId="7F9019D8" w:rsidR="0059704C" w:rsidRPr="0015467F" w:rsidRDefault="00CD18B7"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607656C0" w14:textId="2BF5A645" w:rsidR="0059704C" w:rsidRPr="0015467F" w:rsidRDefault="007D1045" w:rsidP="0015467F">
            <w:pPr>
              <w:tabs>
                <w:tab w:val="left" w:pos="1152"/>
              </w:tabs>
              <w:jc w:val="both"/>
              <w:rPr>
                <w:sz w:val="26"/>
                <w:szCs w:val="26"/>
                <w:lang w:val="en-US"/>
              </w:rPr>
            </w:pPr>
            <w:r>
              <w:rPr>
                <w:sz w:val="26"/>
                <w:szCs w:val="26"/>
                <w:lang w:val="en-US"/>
              </w:rPr>
              <w:t>C</w:t>
            </w:r>
            <w:r w:rsidR="00A27CA6">
              <w:rPr>
                <w:sz w:val="26"/>
                <w:szCs w:val="26"/>
                <w:lang w:val="en-US"/>
              </w:rPr>
              <w:t>ơ quan chuyên môn thuộc UBND cấp tỉnh</w:t>
            </w:r>
          </w:p>
        </w:tc>
        <w:tc>
          <w:tcPr>
            <w:tcW w:w="3937" w:type="dxa"/>
            <w:shd w:val="clear" w:color="auto" w:fill="FFFFFF"/>
            <w:tcMar>
              <w:top w:w="0" w:type="dxa"/>
              <w:left w:w="45" w:type="dxa"/>
              <w:bottom w:w="0" w:type="dxa"/>
              <w:right w:w="45" w:type="dxa"/>
            </w:tcMar>
            <w:vAlign w:val="center"/>
            <w:hideMark/>
          </w:tcPr>
          <w:p w14:paraId="36EAFE1C"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Sở Tư pháp </w:t>
            </w:r>
          </w:p>
        </w:tc>
      </w:tr>
      <w:tr w:rsidR="00655873" w:rsidRPr="0059704C" w14:paraId="0B1A5FA2" w14:textId="77777777" w:rsidTr="0071750C">
        <w:trPr>
          <w:cantSplit/>
          <w:trHeight w:val="1138"/>
        </w:trPr>
        <w:tc>
          <w:tcPr>
            <w:tcW w:w="0" w:type="auto"/>
            <w:shd w:val="clear" w:color="auto" w:fill="FFFFFF"/>
            <w:tcMar>
              <w:top w:w="0" w:type="dxa"/>
              <w:left w:w="45" w:type="dxa"/>
              <w:bottom w:w="0" w:type="dxa"/>
              <w:right w:w="45" w:type="dxa"/>
            </w:tcMar>
            <w:vAlign w:val="center"/>
            <w:hideMark/>
          </w:tcPr>
          <w:p w14:paraId="13DD87FC" w14:textId="36202EFB" w:rsidR="0059704C" w:rsidRPr="0015467F" w:rsidRDefault="00AD37DD" w:rsidP="006701F6">
            <w:pPr>
              <w:tabs>
                <w:tab w:val="left" w:pos="1152"/>
              </w:tabs>
              <w:jc w:val="center"/>
              <w:rPr>
                <w:sz w:val="26"/>
                <w:szCs w:val="26"/>
                <w:lang w:val="en-US"/>
              </w:rPr>
            </w:pPr>
            <w:r>
              <w:rPr>
                <w:sz w:val="26"/>
                <w:szCs w:val="26"/>
                <w:lang w:val="en-US"/>
              </w:rPr>
              <w:lastRenderedPageBreak/>
              <w:t>62</w:t>
            </w:r>
          </w:p>
        </w:tc>
        <w:tc>
          <w:tcPr>
            <w:tcW w:w="0" w:type="auto"/>
            <w:shd w:val="clear" w:color="auto" w:fill="FFFFFF"/>
            <w:tcMar>
              <w:top w:w="0" w:type="dxa"/>
              <w:left w:w="45" w:type="dxa"/>
              <w:bottom w:w="0" w:type="dxa"/>
              <w:right w:w="45" w:type="dxa"/>
            </w:tcMar>
            <w:vAlign w:val="center"/>
            <w:hideMark/>
          </w:tcPr>
          <w:p w14:paraId="34B67FA0" w14:textId="77777777" w:rsidR="0059704C" w:rsidRPr="0015467F" w:rsidRDefault="0059704C" w:rsidP="0015467F">
            <w:pPr>
              <w:tabs>
                <w:tab w:val="left" w:pos="1152"/>
              </w:tabs>
              <w:jc w:val="both"/>
              <w:rPr>
                <w:sz w:val="26"/>
                <w:szCs w:val="26"/>
                <w:lang w:val="en-US"/>
              </w:rPr>
            </w:pPr>
            <w:r w:rsidRPr="0015467F">
              <w:rPr>
                <w:sz w:val="26"/>
                <w:szCs w:val="26"/>
                <w:lang w:val="en-US"/>
              </w:rPr>
              <w:t>21b/TP/HTPLDN</w:t>
            </w:r>
          </w:p>
        </w:tc>
        <w:tc>
          <w:tcPr>
            <w:tcW w:w="0" w:type="auto"/>
            <w:shd w:val="clear" w:color="auto" w:fill="FFFFFF"/>
            <w:tcMar>
              <w:top w:w="0" w:type="dxa"/>
              <w:left w:w="45" w:type="dxa"/>
              <w:bottom w:w="0" w:type="dxa"/>
              <w:right w:w="45" w:type="dxa"/>
            </w:tcMar>
            <w:vAlign w:val="center"/>
            <w:hideMark/>
          </w:tcPr>
          <w:p w14:paraId="584AF5FD" w14:textId="77777777" w:rsidR="0059704C" w:rsidRPr="0015467F" w:rsidRDefault="0059704C" w:rsidP="0015467F">
            <w:pPr>
              <w:tabs>
                <w:tab w:val="left" w:pos="1152"/>
              </w:tabs>
              <w:jc w:val="both"/>
              <w:rPr>
                <w:sz w:val="26"/>
                <w:szCs w:val="26"/>
                <w:lang w:val="en-US"/>
              </w:rPr>
            </w:pPr>
            <w:r w:rsidRPr="0015467F">
              <w:rPr>
                <w:sz w:val="26"/>
                <w:szCs w:val="26"/>
                <w:lang w:val="en-US"/>
              </w:rPr>
              <w:t>Kết quả triển khai công tác hỗ trợ pháp lý cho doanh nghiệp nhỏ và vừa tại UBND cấp tỉnh</w:t>
            </w:r>
          </w:p>
        </w:tc>
        <w:tc>
          <w:tcPr>
            <w:tcW w:w="1491" w:type="dxa"/>
            <w:shd w:val="clear" w:color="auto" w:fill="FFFFFF"/>
            <w:tcMar>
              <w:top w:w="0" w:type="dxa"/>
              <w:left w:w="45" w:type="dxa"/>
              <w:bottom w:w="0" w:type="dxa"/>
              <w:right w:w="45" w:type="dxa"/>
            </w:tcMar>
            <w:vAlign w:val="center"/>
            <w:hideMark/>
          </w:tcPr>
          <w:p w14:paraId="4ECBD515" w14:textId="4A969BE2" w:rsidR="0059704C" w:rsidRPr="0015467F" w:rsidRDefault="00CD18B7"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7CBA6F3A" w14:textId="77777777" w:rsidR="0059704C" w:rsidRPr="0015467F" w:rsidRDefault="0059704C" w:rsidP="0015467F">
            <w:pPr>
              <w:tabs>
                <w:tab w:val="left" w:pos="1152"/>
              </w:tabs>
              <w:jc w:val="both"/>
              <w:rPr>
                <w:sz w:val="26"/>
                <w:szCs w:val="26"/>
                <w:lang w:val="en-US"/>
              </w:rPr>
            </w:pPr>
            <w:r w:rsidRPr="0015467F">
              <w:rPr>
                <w:sz w:val="26"/>
                <w:szCs w:val="26"/>
                <w:lang w:val="en-US"/>
              </w:rPr>
              <w:t xml:space="preserve">Sở Tư pháp </w:t>
            </w:r>
          </w:p>
        </w:tc>
        <w:tc>
          <w:tcPr>
            <w:tcW w:w="3937" w:type="dxa"/>
            <w:shd w:val="clear" w:color="auto" w:fill="FFFFFF"/>
            <w:tcMar>
              <w:top w:w="0" w:type="dxa"/>
              <w:left w:w="45" w:type="dxa"/>
              <w:bottom w:w="0" w:type="dxa"/>
              <w:right w:w="45" w:type="dxa"/>
            </w:tcMar>
            <w:vAlign w:val="center"/>
            <w:hideMark/>
          </w:tcPr>
          <w:p w14:paraId="1749F3CB" w14:textId="77777777" w:rsidR="0059704C" w:rsidRPr="00DB43FE" w:rsidRDefault="0059704C" w:rsidP="0015467F">
            <w:pPr>
              <w:tabs>
                <w:tab w:val="left" w:pos="1152"/>
              </w:tabs>
              <w:jc w:val="both"/>
              <w:rPr>
                <w:spacing w:val="-10"/>
                <w:sz w:val="26"/>
                <w:szCs w:val="26"/>
                <w:lang w:val="en-US"/>
              </w:rPr>
            </w:pPr>
            <w:r w:rsidRPr="00DB43FE">
              <w:rPr>
                <w:spacing w:val="-10"/>
                <w:sz w:val="26"/>
                <w:szCs w:val="26"/>
                <w:lang w:val="en-US"/>
              </w:rPr>
              <w:t>Bộ Tư pháp (Cục Kế hoạch - Tài chính)</w:t>
            </w:r>
          </w:p>
        </w:tc>
      </w:tr>
    </w:tbl>
    <w:p w14:paraId="044042CC" w14:textId="77777777" w:rsidR="00252A16" w:rsidRDefault="00252A16" w:rsidP="00C951A0">
      <w:pPr>
        <w:tabs>
          <w:tab w:val="left" w:pos="1152"/>
        </w:tabs>
        <w:jc w:val="center"/>
        <w:rPr>
          <w:b/>
          <w:sz w:val="26"/>
          <w:szCs w:val="26"/>
          <w:lang w:val="en-US"/>
        </w:rPr>
      </w:pPr>
    </w:p>
    <w:p w14:paraId="6B7A006E" w14:textId="77777777" w:rsidR="00F20CCC" w:rsidRDefault="00F20CCC" w:rsidP="00F20CCC">
      <w:pPr>
        <w:tabs>
          <w:tab w:val="left" w:pos="1152"/>
        </w:tabs>
        <w:jc w:val="both"/>
        <w:rPr>
          <w:b/>
          <w:sz w:val="26"/>
          <w:szCs w:val="26"/>
          <w:lang w:val="en-US"/>
        </w:rPr>
      </w:pPr>
      <w:r w:rsidRPr="00F20CCC">
        <w:rPr>
          <w:b/>
          <w:sz w:val="26"/>
          <w:szCs w:val="26"/>
          <w:lang w:val="en-US"/>
        </w:rPr>
        <w:t>II. DANH MỤC BIỂU MẪU BÁO CÁO THỐNG KÊ NGÀNH TƯ PHÁP CHIA THEO CHỦ THỂ BÁO CÁO</w:t>
      </w:r>
    </w:p>
    <w:p w14:paraId="31F5218D" w14:textId="77777777" w:rsidR="005C1899" w:rsidRDefault="005C1899" w:rsidP="00F20CCC">
      <w:pPr>
        <w:tabs>
          <w:tab w:val="left" w:pos="1152"/>
        </w:tabs>
        <w:jc w:val="both"/>
        <w:rPr>
          <w:b/>
          <w:sz w:val="26"/>
          <w:szCs w:val="26"/>
          <w:lang w:val="en-US"/>
        </w:rPr>
      </w:pPr>
    </w:p>
    <w:tbl>
      <w:tblPr>
        <w:tblW w:w="14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2057"/>
        <w:gridCol w:w="7030"/>
        <w:gridCol w:w="1574"/>
        <w:gridCol w:w="3419"/>
      </w:tblGrid>
      <w:tr w:rsidR="0087567C" w:rsidRPr="005C1899" w14:paraId="5248658F" w14:textId="77777777" w:rsidTr="006701F6">
        <w:trPr>
          <w:trHeight w:val="420"/>
          <w:tblHeader/>
        </w:trPr>
        <w:tc>
          <w:tcPr>
            <w:tcW w:w="0" w:type="auto"/>
            <w:shd w:val="clear" w:color="auto" w:fill="FFFFFF"/>
            <w:tcMar>
              <w:top w:w="0" w:type="dxa"/>
              <w:left w:w="45" w:type="dxa"/>
              <w:bottom w:w="0" w:type="dxa"/>
              <w:right w:w="45" w:type="dxa"/>
            </w:tcMar>
            <w:vAlign w:val="center"/>
            <w:hideMark/>
          </w:tcPr>
          <w:p w14:paraId="315B59F9" w14:textId="77777777" w:rsidR="005C1899" w:rsidRPr="005C1899" w:rsidRDefault="005C1899" w:rsidP="0015467F">
            <w:pPr>
              <w:tabs>
                <w:tab w:val="left" w:pos="1152"/>
              </w:tabs>
              <w:jc w:val="center"/>
              <w:rPr>
                <w:b/>
                <w:bCs/>
                <w:sz w:val="26"/>
                <w:szCs w:val="26"/>
                <w:lang w:val="en-US"/>
              </w:rPr>
            </w:pPr>
            <w:r w:rsidRPr="005C1899">
              <w:rPr>
                <w:b/>
                <w:bCs/>
                <w:sz w:val="26"/>
                <w:szCs w:val="26"/>
                <w:lang w:val="en-US"/>
              </w:rPr>
              <w:lastRenderedPageBreak/>
              <w:t>STT</w:t>
            </w:r>
          </w:p>
        </w:tc>
        <w:tc>
          <w:tcPr>
            <w:tcW w:w="0" w:type="auto"/>
            <w:shd w:val="clear" w:color="auto" w:fill="FFFFFF"/>
            <w:tcMar>
              <w:top w:w="0" w:type="dxa"/>
              <w:left w:w="45" w:type="dxa"/>
              <w:bottom w:w="0" w:type="dxa"/>
              <w:right w:w="45" w:type="dxa"/>
            </w:tcMar>
            <w:vAlign w:val="center"/>
            <w:hideMark/>
          </w:tcPr>
          <w:p w14:paraId="1897751C" w14:textId="77777777" w:rsidR="005C1899" w:rsidRPr="005C1899" w:rsidRDefault="005C1899" w:rsidP="0015467F">
            <w:pPr>
              <w:tabs>
                <w:tab w:val="left" w:pos="1152"/>
              </w:tabs>
              <w:jc w:val="center"/>
              <w:rPr>
                <w:b/>
                <w:bCs/>
                <w:sz w:val="26"/>
                <w:szCs w:val="26"/>
                <w:lang w:val="en-US"/>
              </w:rPr>
            </w:pPr>
            <w:r w:rsidRPr="005C1899">
              <w:rPr>
                <w:b/>
                <w:bCs/>
                <w:sz w:val="26"/>
                <w:szCs w:val="26"/>
                <w:lang w:val="en-US"/>
              </w:rPr>
              <w:t>Ký hiệu biểu</w:t>
            </w:r>
          </w:p>
        </w:tc>
        <w:tc>
          <w:tcPr>
            <w:tcW w:w="0" w:type="auto"/>
            <w:shd w:val="clear" w:color="auto" w:fill="FFFFFF"/>
            <w:tcMar>
              <w:top w:w="0" w:type="dxa"/>
              <w:left w:w="45" w:type="dxa"/>
              <w:bottom w:w="0" w:type="dxa"/>
              <w:right w:w="45" w:type="dxa"/>
            </w:tcMar>
            <w:vAlign w:val="center"/>
            <w:hideMark/>
          </w:tcPr>
          <w:p w14:paraId="057469E0" w14:textId="77777777" w:rsidR="005C1899" w:rsidRPr="005C1899" w:rsidRDefault="005C1899" w:rsidP="0015467F">
            <w:pPr>
              <w:tabs>
                <w:tab w:val="left" w:pos="1152"/>
              </w:tabs>
              <w:jc w:val="center"/>
              <w:rPr>
                <w:b/>
                <w:bCs/>
                <w:sz w:val="26"/>
                <w:szCs w:val="26"/>
                <w:lang w:val="en-US"/>
              </w:rPr>
            </w:pPr>
            <w:r w:rsidRPr="005C1899">
              <w:rPr>
                <w:b/>
                <w:bCs/>
                <w:sz w:val="26"/>
                <w:szCs w:val="26"/>
                <w:lang w:val="en-US"/>
              </w:rPr>
              <w:t>Tên biểu</w:t>
            </w:r>
          </w:p>
        </w:tc>
        <w:tc>
          <w:tcPr>
            <w:tcW w:w="0" w:type="auto"/>
            <w:shd w:val="clear" w:color="auto" w:fill="FFFFFF"/>
            <w:tcMar>
              <w:top w:w="0" w:type="dxa"/>
              <w:left w:w="45" w:type="dxa"/>
              <w:bottom w:w="0" w:type="dxa"/>
              <w:right w:w="45" w:type="dxa"/>
            </w:tcMar>
            <w:vAlign w:val="center"/>
            <w:hideMark/>
          </w:tcPr>
          <w:p w14:paraId="5E0E5A6A" w14:textId="77777777" w:rsidR="005C1899" w:rsidRPr="005C1899" w:rsidRDefault="005C1899" w:rsidP="0015467F">
            <w:pPr>
              <w:tabs>
                <w:tab w:val="left" w:pos="1152"/>
              </w:tabs>
              <w:jc w:val="center"/>
              <w:rPr>
                <w:b/>
                <w:bCs/>
                <w:sz w:val="26"/>
                <w:szCs w:val="26"/>
                <w:lang w:val="en-US"/>
              </w:rPr>
            </w:pPr>
            <w:r w:rsidRPr="005C1899">
              <w:rPr>
                <w:b/>
                <w:bCs/>
                <w:sz w:val="26"/>
                <w:szCs w:val="26"/>
                <w:lang w:val="en-US"/>
              </w:rPr>
              <w:t>Kỳ báo cáo</w:t>
            </w:r>
          </w:p>
        </w:tc>
        <w:tc>
          <w:tcPr>
            <w:tcW w:w="0" w:type="auto"/>
            <w:shd w:val="clear" w:color="auto" w:fill="FFFFFF"/>
            <w:tcMar>
              <w:top w:w="0" w:type="dxa"/>
              <w:left w:w="45" w:type="dxa"/>
              <w:bottom w:w="0" w:type="dxa"/>
              <w:right w:w="45" w:type="dxa"/>
            </w:tcMar>
            <w:vAlign w:val="center"/>
            <w:hideMark/>
          </w:tcPr>
          <w:p w14:paraId="67AF7C82" w14:textId="77777777" w:rsidR="005C1899" w:rsidRPr="005C1899" w:rsidRDefault="005C1899" w:rsidP="0015467F">
            <w:pPr>
              <w:tabs>
                <w:tab w:val="left" w:pos="1152"/>
              </w:tabs>
              <w:jc w:val="center"/>
              <w:rPr>
                <w:b/>
                <w:bCs/>
                <w:sz w:val="26"/>
                <w:szCs w:val="26"/>
                <w:lang w:val="en-US"/>
              </w:rPr>
            </w:pPr>
            <w:r w:rsidRPr="005C1899">
              <w:rPr>
                <w:b/>
                <w:bCs/>
                <w:sz w:val="26"/>
                <w:szCs w:val="26"/>
                <w:lang w:val="en-US"/>
              </w:rPr>
              <w:t>Đơn vị nhận báo cáo</w:t>
            </w:r>
          </w:p>
        </w:tc>
      </w:tr>
      <w:tr w:rsidR="005C1899" w:rsidRPr="005C1899" w14:paraId="4327E3DB" w14:textId="77777777" w:rsidTr="006701F6">
        <w:trPr>
          <w:trHeight w:val="510"/>
          <w:tblHeader/>
        </w:trPr>
        <w:tc>
          <w:tcPr>
            <w:tcW w:w="0" w:type="auto"/>
            <w:gridSpan w:val="5"/>
            <w:shd w:val="clear" w:color="auto" w:fill="FFFFFF"/>
            <w:tcMar>
              <w:top w:w="0" w:type="dxa"/>
              <w:left w:w="45" w:type="dxa"/>
              <w:bottom w:w="0" w:type="dxa"/>
              <w:right w:w="45" w:type="dxa"/>
            </w:tcMar>
            <w:vAlign w:val="center"/>
            <w:hideMark/>
          </w:tcPr>
          <w:p w14:paraId="4900EA43" w14:textId="77777777" w:rsidR="005C1899" w:rsidRPr="006701F6" w:rsidRDefault="005C1899" w:rsidP="005C1899">
            <w:pPr>
              <w:tabs>
                <w:tab w:val="left" w:pos="1152"/>
              </w:tabs>
              <w:jc w:val="both"/>
              <w:rPr>
                <w:b/>
                <w:sz w:val="26"/>
                <w:szCs w:val="26"/>
                <w:lang w:val="en-US"/>
              </w:rPr>
            </w:pPr>
            <w:r w:rsidRPr="006701F6">
              <w:rPr>
                <w:b/>
                <w:sz w:val="26"/>
                <w:szCs w:val="26"/>
                <w:lang w:val="en-US"/>
              </w:rPr>
              <w:t>1. Tổ hòa giải (01 biểu)</w:t>
            </w:r>
          </w:p>
        </w:tc>
      </w:tr>
      <w:tr w:rsidR="0087567C" w:rsidRPr="005C1899" w14:paraId="02B93E5C" w14:textId="77777777" w:rsidTr="00252A16">
        <w:trPr>
          <w:trHeight w:val="816"/>
          <w:tblHeader/>
        </w:trPr>
        <w:tc>
          <w:tcPr>
            <w:tcW w:w="0" w:type="auto"/>
            <w:shd w:val="clear" w:color="auto" w:fill="FFFFFF"/>
            <w:tcMar>
              <w:top w:w="0" w:type="dxa"/>
              <w:left w:w="45" w:type="dxa"/>
              <w:bottom w:w="0" w:type="dxa"/>
              <w:right w:w="45" w:type="dxa"/>
            </w:tcMar>
            <w:vAlign w:val="center"/>
            <w:hideMark/>
          </w:tcPr>
          <w:p w14:paraId="6C5D2864" w14:textId="77777777" w:rsidR="005C1899" w:rsidRPr="0015467F" w:rsidRDefault="005C1899" w:rsidP="006701F6">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4CE36A61" w14:textId="77777777" w:rsidR="005C1899" w:rsidRPr="0015467F" w:rsidRDefault="005C1899" w:rsidP="005C1899">
            <w:pPr>
              <w:tabs>
                <w:tab w:val="left" w:pos="1152"/>
              </w:tabs>
              <w:jc w:val="both"/>
              <w:rPr>
                <w:sz w:val="26"/>
                <w:szCs w:val="26"/>
                <w:lang w:val="en-US"/>
              </w:rPr>
            </w:pPr>
            <w:r w:rsidRPr="0015467F">
              <w:rPr>
                <w:sz w:val="26"/>
                <w:szCs w:val="26"/>
                <w:lang w:val="en-US"/>
              </w:rPr>
              <w:t>05a/TP/HGCS</w:t>
            </w:r>
          </w:p>
        </w:tc>
        <w:tc>
          <w:tcPr>
            <w:tcW w:w="0" w:type="auto"/>
            <w:shd w:val="clear" w:color="auto" w:fill="FFFFFF"/>
            <w:tcMar>
              <w:top w:w="0" w:type="dxa"/>
              <w:left w:w="45" w:type="dxa"/>
              <w:bottom w:w="0" w:type="dxa"/>
              <w:right w:w="45" w:type="dxa"/>
            </w:tcMar>
            <w:vAlign w:val="center"/>
            <w:hideMark/>
          </w:tcPr>
          <w:p w14:paraId="4B74F45D" w14:textId="77777777" w:rsidR="005C1899" w:rsidRPr="0015467F" w:rsidRDefault="005C1899" w:rsidP="005C1899">
            <w:pPr>
              <w:tabs>
                <w:tab w:val="left" w:pos="1152"/>
              </w:tabs>
              <w:jc w:val="both"/>
              <w:rPr>
                <w:sz w:val="26"/>
                <w:szCs w:val="26"/>
                <w:lang w:val="en-US"/>
              </w:rPr>
            </w:pPr>
            <w:r w:rsidRPr="0015467F">
              <w:rPr>
                <w:sz w:val="26"/>
                <w:szCs w:val="26"/>
                <w:lang w:val="en-US"/>
              </w:rPr>
              <w:t>Kết quả hoạt động của tổ hoà giải ở cơ sở</w:t>
            </w:r>
          </w:p>
        </w:tc>
        <w:tc>
          <w:tcPr>
            <w:tcW w:w="0" w:type="auto"/>
            <w:shd w:val="clear" w:color="auto" w:fill="FFFFFF"/>
            <w:tcMar>
              <w:top w:w="0" w:type="dxa"/>
              <w:left w:w="45" w:type="dxa"/>
              <w:bottom w:w="0" w:type="dxa"/>
              <w:right w:w="45" w:type="dxa"/>
            </w:tcMar>
            <w:vAlign w:val="center"/>
            <w:hideMark/>
          </w:tcPr>
          <w:p w14:paraId="60CF678E" w14:textId="2C77C3D2" w:rsidR="005C1899" w:rsidRPr="0015467F" w:rsidRDefault="005C1582"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0FC48F47" w14:textId="77777777" w:rsidR="005C1899" w:rsidRPr="0015467F" w:rsidRDefault="005C1899" w:rsidP="005C1899">
            <w:pPr>
              <w:tabs>
                <w:tab w:val="left" w:pos="1152"/>
              </w:tabs>
              <w:jc w:val="both"/>
              <w:rPr>
                <w:sz w:val="26"/>
                <w:szCs w:val="26"/>
                <w:lang w:val="en-US"/>
              </w:rPr>
            </w:pPr>
            <w:r w:rsidRPr="0015467F">
              <w:rPr>
                <w:sz w:val="26"/>
                <w:szCs w:val="26"/>
                <w:lang w:val="en-US"/>
              </w:rPr>
              <w:t>UBND xã/phường/đặc khu</w:t>
            </w:r>
          </w:p>
        </w:tc>
      </w:tr>
      <w:tr w:rsidR="005C1899" w:rsidRPr="005C1899" w14:paraId="09E40971" w14:textId="77777777" w:rsidTr="006701F6">
        <w:trPr>
          <w:trHeight w:val="465"/>
          <w:tblHeader/>
        </w:trPr>
        <w:tc>
          <w:tcPr>
            <w:tcW w:w="0" w:type="auto"/>
            <w:gridSpan w:val="5"/>
            <w:shd w:val="clear" w:color="auto" w:fill="FFFFFF"/>
            <w:tcMar>
              <w:top w:w="0" w:type="dxa"/>
              <w:left w:w="45" w:type="dxa"/>
              <w:bottom w:w="0" w:type="dxa"/>
              <w:right w:w="45" w:type="dxa"/>
            </w:tcMar>
            <w:vAlign w:val="center"/>
            <w:hideMark/>
          </w:tcPr>
          <w:p w14:paraId="1799FF4E" w14:textId="4B3983CF" w:rsidR="005C1899" w:rsidRPr="006701F6" w:rsidRDefault="005C1899" w:rsidP="006701F6">
            <w:pPr>
              <w:tabs>
                <w:tab w:val="left" w:pos="1152"/>
              </w:tabs>
              <w:rPr>
                <w:b/>
                <w:sz w:val="26"/>
                <w:szCs w:val="26"/>
                <w:lang w:val="en-US"/>
              </w:rPr>
            </w:pPr>
            <w:r w:rsidRPr="006701F6">
              <w:rPr>
                <w:b/>
                <w:sz w:val="26"/>
                <w:szCs w:val="26"/>
                <w:lang w:val="en-US"/>
              </w:rPr>
              <w:t>2. UBND cấp xã (0</w:t>
            </w:r>
            <w:r w:rsidR="00BE3158">
              <w:rPr>
                <w:b/>
                <w:sz w:val="26"/>
                <w:szCs w:val="26"/>
                <w:lang w:val="en-US"/>
              </w:rPr>
              <w:t>8</w:t>
            </w:r>
            <w:r w:rsidRPr="006701F6">
              <w:rPr>
                <w:b/>
                <w:sz w:val="26"/>
                <w:szCs w:val="26"/>
                <w:lang w:val="en-US"/>
              </w:rPr>
              <w:t xml:space="preserve"> biểu)</w:t>
            </w:r>
          </w:p>
        </w:tc>
      </w:tr>
      <w:tr w:rsidR="0087567C" w:rsidRPr="005C1899" w14:paraId="5929343D" w14:textId="77777777" w:rsidTr="006701F6">
        <w:trPr>
          <w:trHeight w:val="975"/>
          <w:tblHeader/>
        </w:trPr>
        <w:tc>
          <w:tcPr>
            <w:tcW w:w="0" w:type="auto"/>
            <w:shd w:val="clear" w:color="auto" w:fill="FFFFFF"/>
            <w:tcMar>
              <w:top w:w="0" w:type="dxa"/>
              <w:left w:w="45" w:type="dxa"/>
              <w:bottom w:w="0" w:type="dxa"/>
              <w:right w:w="45" w:type="dxa"/>
            </w:tcMar>
            <w:vAlign w:val="center"/>
            <w:hideMark/>
          </w:tcPr>
          <w:p w14:paraId="0C4ADDB7" w14:textId="77777777" w:rsidR="005C1899" w:rsidRPr="0015467F" w:rsidRDefault="005C1899" w:rsidP="006701F6">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2F2868A8" w14:textId="3AA1484C" w:rsidR="005C1899" w:rsidRPr="0015467F" w:rsidRDefault="005C1899" w:rsidP="005C1899">
            <w:pPr>
              <w:tabs>
                <w:tab w:val="left" w:pos="1152"/>
              </w:tabs>
              <w:jc w:val="both"/>
              <w:rPr>
                <w:sz w:val="26"/>
                <w:szCs w:val="26"/>
                <w:lang w:val="en-US"/>
              </w:rPr>
            </w:pPr>
            <w:r w:rsidRPr="0015467F">
              <w:rPr>
                <w:sz w:val="26"/>
                <w:szCs w:val="26"/>
                <w:lang w:val="en-US"/>
              </w:rPr>
              <w:t>01a/TP/TĐ-BH</w:t>
            </w:r>
          </w:p>
        </w:tc>
        <w:tc>
          <w:tcPr>
            <w:tcW w:w="0" w:type="auto"/>
            <w:shd w:val="clear" w:color="auto" w:fill="FFFFFF"/>
            <w:tcMar>
              <w:top w:w="0" w:type="dxa"/>
              <w:left w:w="45" w:type="dxa"/>
              <w:bottom w:w="0" w:type="dxa"/>
              <w:right w:w="45" w:type="dxa"/>
            </w:tcMar>
            <w:vAlign w:val="center"/>
            <w:hideMark/>
          </w:tcPr>
          <w:p w14:paraId="3C43D132" w14:textId="77777777" w:rsidR="005C1899" w:rsidRPr="0015467F" w:rsidRDefault="005C1899" w:rsidP="005C1899">
            <w:pPr>
              <w:tabs>
                <w:tab w:val="left" w:pos="1152"/>
              </w:tabs>
              <w:jc w:val="both"/>
              <w:rPr>
                <w:sz w:val="26"/>
                <w:szCs w:val="26"/>
                <w:lang w:val="en-US"/>
              </w:rPr>
            </w:pPr>
            <w:r w:rsidRPr="0015467F">
              <w:rPr>
                <w:sz w:val="26"/>
                <w:szCs w:val="26"/>
                <w:lang w:val="en-US"/>
              </w:rPr>
              <w:t>Số dự thảo văn bản quy phạm pháp luật (VBQPPL), số TTHC được thẩm định; số VBQPPL được ban hành, được lồng ghép vấn đề bình đẳng giới tại cấp xã</w:t>
            </w:r>
          </w:p>
        </w:tc>
        <w:tc>
          <w:tcPr>
            <w:tcW w:w="0" w:type="auto"/>
            <w:shd w:val="clear" w:color="auto" w:fill="FFFFFF"/>
            <w:tcMar>
              <w:top w:w="0" w:type="dxa"/>
              <w:left w:w="45" w:type="dxa"/>
              <w:bottom w:w="0" w:type="dxa"/>
              <w:right w:w="45" w:type="dxa"/>
            </w:tcMar>
            <w:vAlign w:val="center"/>
            <w:hideMark/>
          </w:tcPr>
          <w:p w14:paraId="10BD2EAD" w14:textId="0A78258F" w:rsidR="005C1899" w:rsidRPr="0015467F" w:rsidRDefault="00CD18B7"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44B46F93" w14:textId="77777777" w:rsidR="005C1899" w:rsidRPr="0015467F" w:rsidRDefault="005C1899" w:rsidP="005C1899">
            <w:pPr>
              <w:tabs>
                <w:tab w:val="left" w:pos="1152"/>
              </w:tabs>
              <w:jc w:val="both"/>
              <w:rPr>
                <w:sz w:val="26"/>
                <w:szCs w:val="26"/>
                <w:lang w:val="en-US"/>
              </w:rPr>
            </w:pPr>
            <w:r w:rsidRPr="0015467F">
              <w:rPr>
                <w:sz w:val="26"/>
                <w:szCs w:val="26"/>
                <w:lang w:val="en-US"/>
              </w:rPr>
              <w:t>Sở Tư pháp</w:t>
            </w:r>
          </w:p>
        </w:tc>
      </w:tr>
      <w:tr w:rsidR="0087567C" w:rsidRPr="005C1899" w14:paraId="67818273" w14:textId="77777777" w:rsidTr="006701F6">
        <w:trPr>
          <w:trHeight w:val="630"/>
          <w:tblHeader/>
        </w:trPr>
        <w:tc>
          <w:tcPr>
            <w:tcW w:w="0" w:type="auto"/>
            <w:shd w:val="clear" w:color="auto" w:fill="FFFFFF"/>
            <w:tcMar>
              <w:top w:w="0" w:type="dxa"/>
              <w:left w:w="45" w:type="dxa"/>
              <w:bottom w:w="0" w:type="dxa"/>
              <w:right w:w="45" w:type="dxa"/>
            </w:tcMar>
            <w:vAlign w:val="center"/>
            <w:hideMark/>
          </w:tcPr>
          <w:p w14:paraId="1CC60033" w14:textId="77777777" w:rsidR="005C1899" w:rsidRPr="0015467F" w:rsidRDefault="005C1899" w:rsidP="006701F6">
            <w:pPr>
              <w:tabs>
                <w:tab w:val="left" w:pos="1152"/>
              </w:tabs>
              <w:jc w:val="center"/>
              <w:rPr>
                <w:sz w:val="26"/>
                <w:szCs w:val="26"/>
                <w:lang w:val="en-US"/>
              </w:rPr>
            </w:pPr>
            <w:r w:rsidRPr="0015467F">
              <w:rPr>
                <w:sz w:val="26"/>
                <w:szCs w:val="26"/>
                <w:lang w:val="en-US"/>
              </w:rPr>
              <w:t>2</w:t>
            </w:r>
          </w:p>
        </w:tc>
        <w:tc>
          <w:tcPr>
            <w:tcW w:w="0" w:type="auto"/>
            <w:shd w:val="clear" w:color="auto" w:fill="FFFFFF"/>
            <w:tcMar>
              <w:top w:w="0" w:type="dxa"/>
              <w:left w:w="45" w:type="dxa"/>
              <w:bottom w:w="0" w:type="dxa"/>
              <w:right w:w="45" w:type="dxa"/>
            </w:tcMar>
            <w:vAlign w:val="center"/>
            <w:hideMark/>
          </w:tcPr>
          <w:p w14:paraId="7302578D" w14:textId="77777777" w:rsidR="005C1899" w:rsidRPr="0015467F" w:rsidRDefault="005C1899" w:rsidP="005C1899">
            <w:pPr>
              <w:tabs>
                <w:tab w:val="left" w:pos="1152"/>
              </w:tabs>
              <w:jc w:val="both"/>
              <w:rPr>
                <w:sz w:val="26"/>
                <w:szCs w:val="26"/>
                <w:lang w:val="en-US"/>
              </w:rPr>
            </w:pPr>
            <w:r w:rsidRPr="0015467F">
              <w:rPr>
                <w:sz w:val="26"/>
                <w:szCs w:val="26"/>
                <w:lang w:val="en-US"/>
              </w:rPr>
              <w:t>03a/TP/RSVB</w:t>
            </w:r>
          </w:p>
        </w:tc>
        <w:tc>
          <w:tcPr>
            <w:tcW w:w="0" w:type="auto"/>
            <w:shd w:val="clear" w:color="auto" w:fill="FFFFFF"/>
            <w:tcMar>
              <w:top w:w="0" w:type="dxa"/>
              <w:left w:w="45" w:type="dxa"/>
              <w:bottom w:w="0" w:type="dxa"/>
              <w:right w:w="45" w:type="dxa"/>
            </w:tcMar>
            <w:vAlign w:val="center"/>
            <w:hideMark/>
          </w:tcPr>
          <w:p w14:paraId="3BE5B0D0" w14:textId="77777777" w:rsidR="005C1899" w:rsidRPr="0015467F" w:rsidRDefault="005C1899" w:rsidP="005C1899">
            <w:pPr>
              <w:tabs>
                <w:tab w:val="left" w:pos="1152"/>
              </w:tabs>
              <w:jc w:val="both"/>
              <w:rPr>
                <w:sz w:val="26"/>
                <w:szCs w:val="26"/>
                <w:lang w:val="en-US"/>
              </w:rPr>
            </w:pPr>
            <w:r w:rsidRPr="0015467F">
              <w:rPr>
                <w:sz w:val="26"/>
                <w:szCs w:val="26"/>
                <w:lang w:val="en-US"/>
              </w:rPr>
              <w:t>Kết quả rà soát văn bản quy phạm pháp luật theo căn cứ là văn bản trên địa bàn cấp xã</w:t>
            </w:r>
          </w:p>
        </w:tc>
        <w:tc>
          <w:tcPr>
            <w:tcW w:w="0" w:type="auto"/>
            <w:shd w:val="clear" w:color="auto" w:fill="FFFFFF"/>
            <w:tcMar>
              <w:top w:w="0" w:type="dxa"/>
              <w:left w:w="45" w:type="dxa"/>
              <w:bottom w:w="0" w:type="dxa"/>
              <w:right w:w="45" w:type="dxa"/>
            </w:tcMar>
            <w:vAlign w:val="center"/>
            <w:hideMark/>
          </w:tcPr>
          <w:p w14:paraId="75BCE750" w14:textId="056DA43B" w:rsidR="005C1899"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6B02DA67" w14:textId="77777777" w:rsidR="005C1899" w:rsidRPr="0015467F" w:rsidRDefault="005C1899" w:rsidP="005C1899">
            <w:pPr>
              <w:tabs>
                <w:tab w:val="left" w:pos="1152"/>
              </w:tabs>
              <w:jc w:val="both"/>
              <w:rPr>
                <w:sz w:val="26"/>
                <w:szCs w:val="26"/>
                <w:lang w:val="en-US"/>
              </w:rPr>
            </w:pPr>
            <w:r w:rsidRPr="0015467F">
              <w:rPr>
                <w:sz w:val="26"/>
                <w:szCs w:val="26"/>
                <w:lang w:val="en-US"/>
              </w:rPr>
              <w:t>Sở Tư pháp</w:t>
            </w:r>
          </w:p>
        </w:tc>
      </w:tr>
      <w:tr w:rsidR="0087567C" w:rsidRPr="005C1899" w14:paraId="13AEA3E9" w14:textId="77777777" w:rsidTr="007910CD">
        <w:trPr>
          <w:trHeight w:val="675"/>
          <w:tblHeader/>
        </w:trPr>
        <w:tc>
          <w:tcPr>
            <w:tcW w:w="0" w:type="auto"/>
            <w:shd w:val="clear" w:color="auto" w:fill="FFFFFF"/>
            <w:tcMar>
              <w:top w:w="0" w:type="dxa"/>
              <w:left w:w="45" w:type="dxa"/>
              <w:bottom w:w="0" w:type="dxa"/>
              <w:right w:w="45" w:type="dxa"/>
            </w:tcMar>
            <w:vAlign w:val="center"/>
            <w:hideMark/>
          </w:tcPr>
          <w:p w14:paraId="6E76584E" w14:textId="47FF374A" w:rsidR="00E76244" w:rsidRPr="0015467F" w:rsidRDefault="00E76244" w:rsidP="00E76244">
            <w:pPr>
              <w:tabs>
                <w:tab w:val="left" w:pos="1152"/>
              </w:tabs>
              <w:jc w:val="center"/>
              <w:rPr>
                <w:sz w:val="26"/>
                <w:szCs w:val="26"/>
                <w:lang w:val="en-US"/>
              </w:rPr>
            </w:pPr>
            <w:r>
              <w:rPr>
                <w:sz w:val="26"/>
                <w:szCs w:val="26"/>
                <w:lang w:val="en-US"/>
              </w:rPr>
              <w:t>3</w:t>
            </w:r>
          </w:p>
        </w:tc>
        <w:tc>
          <w:tcPr>
            <w:tcW w:w="0" w:type="auto"/>
            <w:shd w:val="clear" w:color="auto" w:fill="FFFFFF"/>
            <w:tcMar>
              <w:top w:w="0" w:type="dxa"/>
              <w:left w:w="45" w:type="dxa"/>
              <w:bottom w:w="0" w:type="dxa"/>
              <w:right w:w="45" w:type="dxa"/>
            </w:tcMar>
            <w:vAlign w:val="center"/>
            <w:hideMark/>
          </w:tcPr>
          <w:p w14:paraId="4D26A311" w14:textId="77777777" w:rsidR="00E76244" w:rsidRPr="0015467F" w:rsidRDefault="00E76244" w:rsidP="00E76244">
            <w:pPr>
              <w:tabs>
                <w:tab w:val="left" w:pos="1152"/>
              </w:tabs>
              <w:jc w:val="both"/>
              <w:rPr>
                <w:sz w:val="26"/>
                <w:szCs w:val="26"/>
                <w:lang w:val="en-US"/>
              </w:rPr>
            </w:pPr>
            <w:r w:rsidRPr="0015467F">
              <w:rPr>
                <w:sz w:val="26"/>
                <w:szCs w:val="26"/>
                <w:lang w:val="en-US"/>
              </w:rPr>
              <w:t>04a/TP/PBGDPL</w:t>
            </w:r>
          </w:p>
        </w:tc>
        <w:tc>
          <w:tcPr>
            <w:tcW w:w="0" w:type="auto"/>
            <w:shd w:val="clear" w:color="auto" w:fill="FFFFFF"/>
            <w:tcMar>
              <w:top w:w="0" w:type="dxa"/>
              <w:left w:w="45" w:type="dxa"/>
              <w:bottom w:w="0" w:type="dxa"/>
              <w:right w:w="45" w:type="dxa"/>
            </w:tcMar>
            <w:vAlign w:val="center"/>
            <w:hideMark/>
          </w:tcPr>
          <w:p w14:paraId="5E4AB165" w14:textId="7755869E" w:rsidR="00E76244" w:rsidRPr="0015467F" w:rsidRDefault="00E76244" w:rsidP="00E76244">
            <w:pPr>
              <w:tabs>
                <w:tab w:val="left" w:pos="1152"/>
              </w:tabs>
              <w:jc w:val="both"/>
              <w:rPr>
                <w:sz w:val="26"/>
                <w:szCs w:val="26"/>
                <w:lang w:val="en-US"/>
              </w:rPr>
            </w:pPr>
            <w:r w:rsidRPr="0015467F">
              <w:rPr>
                <w:sz w:val="26"/>
                <w:szCs w:val="26"/>
                <w:lang w:val="en-US"/>
              </w:rPr>
              <w:t>Kết quả công tác phổ biến giáo dục pháp luật trên địa bàn xã</w:t>
            </w:r>
            <w:r>
              <w:rPr>
                <w:sz w:val="26"/>
                <w:szCs w:val="26"/>
                <w:lang w:val="en-US"/>
              </w:rPr>
              <w:t>/phường/đặc khu</w:t>
            </w:r>
          </w:p>
        </w:tc>
        <w:tc>
          <w:tcPr>
            <w:tcW w:w="0" w:type="auto"/>
            <w:shd w:val="clear" w:color="auto" w:fill="FFFFFF"/>
            <w:tcMar>
              <w:top w:w="0" w:type="dxa"/>
              <w:left w:w="45" w:type="dxa"/>
              <w:bottom w:w="0" w:type="dxa"/>
              <w:right w:w="45" w:type="dxa"/>
            </w:tcMar>
            <w:vAlign w:val="center"/>
            <w:hideMark/>
          </w:tcPr>
          <w:p w14:paraId="728450F2" w14:textId="09A00B03" w:rsidR="00E76244" w:rsidRPr="0015467F" w:rsidRDefault="00E76244" w:rsidP="00E76244">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hideMark/>
          </w:tcPr>
          <w:p w14:paraId="59224B46" w14:textId="4F4350D5" w:rsidR="00E76244" w:rsidRPr="0015467F" w:rsidRDefault="00E76244" w:rsidP="00E76244">
            <w:pPr>
              <w:tabs>
                <w:tab w:val="left" w:pos="1152"/>
              </w:tabs>
              <w:jc w:val="both"/>
              <w:rPr>
                <w:sz w:val="26"/>
                <w:szCs w:val="26"/>
                <w:lang w:val="en-US"/>
              </w:rPr>
            </w:pPr>
            <w:r w:rsidRPr="00E77F87">
              <w:rPr>
                <w:sz w:val="26"/>
                <w:szCs w:val="26"/>
                <w:lang w:val="en-US"/>
              </w:rPr>
              <w:t>Sở Tư pháp</w:t>
            </w:r>
          </w:p>
        </w:tc>
      </w:tr>
      <w:tr w:rsidR="0087567C" w:rsidRPr="005C1899" w14:paraId="00916119" w14:textId="77777777" w:rsidTr="007910CD">
        <w:trPr>
          <w:trHeight w:val="300"/>
          <w:tblHeader/>
        </w:trPr>
        <w:tc>
          <w:tcPr>
            <w:tcW w:w="0" w:type="auto"/>
            <w:shd w:val="clear" w:color="auto" w:fill="FFFFFF"/>
            <w:tcMar>
              <w:top w:w="0" w:type="dxa"/>
              <w:left w:w="45" w:type="dxa"/>
              <w:bottom w:w="0" w:type="dxa"/>
              <w:right w:w="45" w:type="dxa"/>
            </w:tcMar>
            <w:vAlign w:val="center"/>
            <w:hideMark/>
          </w:tcPr>
          <w:p w14:paraId="2DD2CF34" w14:textId="24F8EA86" w:rsidR="00E76244" w:rsidRPr="0015467F" w:rsidRDefault="00E76244" w:rsidP="00E76244">
            <w:pPr>
              <w:tabs>
                <w:tab w:val="left" w:pos="1152"/>
              </w:tabs>
              <w:jc w:val="center"/>
              <w:rPr>
                <w:sz w:val="26"/>
                <w:szCs w:val="26"/>
                <w:lang w:val="en-US"/>
              </w:rPr>
            </w:pPr>
            <w:r>
              <w:rPr>
                <w:sz w:val="26"/>
                <w:szCs w:val="26"/>
                <w:lang w:val="en-US"/>
              </w:rPr>
              <w:t>4</w:t>
            </w:r>
          </w:p>
        </w:tc>
        <w:tc>
          <w:tcPr>
            <w:tcW w:w="0" w:type="auto"/>
            <w:shd w:val="clear" w:color="auto" w:fill="FFFFFF"/>
            <w:tcMar>
              <w:top w:w="0" w:type="dxa"/>
              <w:left w:w="45" w:type="dxa"/>
              <w:bottom w:w="0" w:type="dxa"/>
              <w:right w:w="45" w:type="dxa"/>
            </w:tcMar>
            <w:vAlign w:val="center"/>
            <w:hideMark/>
          </w:tcPr>
          <w:p w14:paraId="0B63C227" w14:textId="77777777" w:rsidR="00E76244" w:rsidRPr="0015467F" w:rsidRDefault="00E76244" w:rsidP="00E76244">
            <w:pPr>
              <w:tabs>
                <w:tab w:val="left" w:pos="1152"/>
              </w:tabs>
              <w:jc w:val="both"/>
              <w:rPr>
                <w:sz w:val="26"/>
                <w:szCs w:val="26"/>
                <w:lang w:val="en-US"/>
              </w:rPr>
            </w:pPr>
            <w:r w:rsidRPr="0015467F">
              <w:rPr>
                <w:sz w:val="26"/>
                <w:szCs w:val="26"/>
                <w:lang w:val="en-US"/>
              </w:rPr>
              <w:t>05b/TP/HGCS</w:t>
            </w:r>
          </w:p>
        </w:tc>
        <w:tc>
          <w:tcPr>
            <w:tcW w:w="0" w:type="auto"/>
            <w:shd w:val="clear" w:color="auto" w:fill="FFFFFF"/>
            <w:tcMar>
              <w:top w:w="0" w:type="dxa"/>
              <w:left w:w="45" w:type="dxa"/>
              <w:bottom w:w="0" w:type="dxa"/>
              <w:right w:w="45" w:type="dxa"/>
            </w:tcMar>
            <w:vAlign w:val="center"/>
            <w:hideMark/>
          </w:tcPr>
          <w:p w14:paraId="0D1C17DB" w14:textId="18A4C24F" w:rsidR="00E76244" w:rsidRPr="0015467F" w:rsidRDefault="00E76244" w:rsidP="00E76244">
            <w:pPr>
              <w:tabs>
                <w:tab w:val="left" w:pos="1152"/>
              </w:tabs>
              <w:jc w:val="both"/>
              <w:rPr>
                <w:sz w:val="26"/>
                <w:szCs w:val="26"/>
                <w:lang w:val="en-US"/>
              </w:rPr>
            </w:pPr>
            <w:r w:rsidRPr="0015467F">
              <w:rPr>
                <w:sz w:val="26"/>
                <w:szCs w:val="26"/>
                <w:lang w:val="en-US"/>
              </w:rPr>
              <w:t>Kết quả công tác hòa giải ở cơ sở trên địa bàn xã</w:t>
            </w:r>
            <w:r>
              <w:rPr>
                <w:sz w:val="26"/>
                <w:szCs w:val="26"/>
                <w:lang w:val="en-US"/>
              </w:rPr>
              <w:t>/phường/đặc khu</w:t>
            </w:r>
          </w:p>
        </w:tc>
        <w:tc>
          <w:tcPr>
            <w:tcW w:w="0" w:type="auto"/>
            <w:shd w:val="clear" w:color="auto" w:fill="FFFFFF"/>
            <w:tcMar>
              <w:top w:w="0" w:type="dxa"/>
              <w:left w:w="45" w:type="dxa"/>
              <w:bottom w:w="0" w:type="dxa"/>
              <w:right w:w="45" w:type="dxa"/>
            </w:tcMar>
            <w:vAlign w:val="center"/>
            <w:hideMark/>
          </w:tcPr>
          <w:p w14:paraId="09CBDD31" w14:textId="5BD31CA6" w:rsidR="00E76244" w:rsidRPr="0015467F" w:rsidRDefault="00E76244" w:rsidP="00E76244">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hideMark/>
          </w:tcPr>
          <w:p w14:paraId="6CF14FDA" w14:textId="4080147C" w:rsidR="00E76244" w:rsidRPr="0015467F" w:rsidRDefault="00E76244" w:rsidP="00E76244">
            <w:pPr>
              <w:tabs>
                <w:tab w:val="left" w:pos="1152"/>
              </w:tabs>
              <w:jc w:val="both"/>
              <w:rPr>
                <w:sz w:val="26"/>
                <w:szCs w:val="26"/>
                <w:lang w:val="en-US"/>
              </w:rPr>
            </w:pPr>
            <w:r w:rsidRPr="00E77F87">
              <w:rPr>
                <w:sz w:val="26"/>
                <w:szCs w:val="26"/>
                <w:lang w:val="en-US"/>
              </w:rPr>
              <w:t>Sở Tư pháp</w:t>
            </w:r>
          </w:p>
        </w:tc>
      </w:tr>
      <w:tr w:rsidR="0087567C" w:rsidRPr="005C1899" w14:paraId="39A357B3" w14:textId="77777777" w:rsidTr="006701F6">
        <w:trPr>
          <w:trHeight w:val="675"/>
          <w:tblHeader/>
        </w:trPr>
        <w:tc>
          <w:tcPr>
            <w:tcW w:w="0" w:type="auto"/>
            <w:shd w:val="clear" w:color="auto" w:fill="FFFFFF"/>
            <w:tcMar>
              <w:top w:w="0" w:type="dxa"/>
              <w:left w:w="45" w:type="dxa"/>
              <w:bottom w:w="0" w:type="dxa"/>
              <w:right w:w="45" w:type="dxa"/>
            </w:tcMar>
            <w:vAlign w:val="center"/>
            <w:hideMark/>
          </w:tcPr>
          <w:p w14:paraId="6446BC25" w14:textId="7C49EBF2" w:rsidR="005C1899" w:rsidRPr="0015467F" w:rsidRDefault="009E2E0F" w:rsidP="006701F6">
            <w:pPr>
              <w:tabs>
                <w:tab w:val="left" w:pos="1152"/>
              </w:tabs>
              <w:jc w:val="center"/>
              <w:rPr>
                <w:sz w:val="26"/>
                <w:szCs w:val="26"/>
                <w:lang w:val="en-US"/>
              </w:rPr>
            </w:pPr>
            <w:r>
              <w:rPr>
                <w:sz w:val="26"/>
                <w:szCs w:val="26"/>
                <w:lang w:val="en-US"/>
              </w:rPr>
              <w:t>5</w:t>
            </w:r>
          </w:p>
        </w:tc>
        <w:tc>
          <w:tcPr>
            <w:tcW w:w="0" w:type="auto"/>
            <w:shd w:val="clear" w:color="auto" w:fill="FFFFFF"/>
            <w:tcMar>
              <w:top w:w="0" w:type="dxa"/>
              <w:left w:w="45" w:type="dxa"/>
              <w:bottom w:w="0" w:type="dxa"/>
              <w:right w:w="45" w:type="dxa"/>
            </w:tcMar>
            <w:vAlign w:val="center"/>
            <w:hideMark/>
          </w:tcPr>
          <w:p w14:paraId="08ACBCE6" w14:textId="77777777" w:rsidR="005C1899" w:rsidRPr="0015467F" w:rsidRDefault="005C1899" w:rsidP="005C1899">
            <w:pPr>
              <w:tabs>
                <w:tab w:val="left" w:pos="1152"/>
              </w:tabs>
              <w:jc w:val="both"/>
              <w:rPr>
                <w:sz w:val="26"/>
                <w:szCs w:val="26"/>
                <w:lang w:val="en-US"/>
              </w:rPr>
            </w:pPr>
            <w:r w:rsidRPr="0015467F">
              <w:rPr>
                <w:sz w:val="26"/>
                <w:szCs w:val="26"/>
                <w:lang w:val="en-US"/>
              </w:rPr>
              <w:t>06a/TP/HT</w:t>
            </w:r>
          </w:p>
        </w:tc>
        <w:tc>
          <w:tcPr>
            <w:tcW w:w="0" w:type="auto"/>
            <w:shd w:val="clear" w:color="auto" w:fill="FFFFFF"/>
            <w:tcMar>
              <w:top w:w="0" w:type="dxa"/>
              <w:left w:w="45" w:type="dxa"/>
              <w:bottom w:w="0" w:type="dxa"/>
              <w:right w:w="45" w:type="dxa"/>
            </w:tcMar>
            <w:vAlign w:val="center"/>
            <w:hideMark/>
          </w:tcPr>
          <w:p w14:paraId="65D7803F" w14:textId="77777777" w:rsidR="005C1899" w:rsidRPr="0015467F" w:rsidRDefault="005C1899" w:rsidP="005C1899">
            <w:pPr>
              <w:tabs>
                <w:tab w:val="left" w:pos="1152"/>
              </w:tabs>
              <w:jc w:val="both"/>
              <w:rPr>
                <w:sz w:val="26"/>
                <w:szCs w:val="26"/>
                <w:lang w:val="en-US"/>
              </w:rPr>
            </w:pPr>
            <w:r w:rsidRPr="0015467F">
              <w:rPr>
                <w:sz w:val="26"/>
                <w:szCs w:val="26"/>
                <w:lang w:val="en-US"/>
              </w:rPr>
              <w:t>Kết quả đăng ký khai sinh, khai tử, kết hôn tại ủy ban nhân dân (UBND) cấp xã</w:t>
            </w:r>
          </w:p>
        </w:tc>
        <w:tc>
          <w:tcPr>
            <w:tcW w:w="0" w:type="auto"/>
            <w:shd w:val="clear" w:color="auto" w:fill="FFFFFF"/>
            <w:tcMar>
              <w:top w:w="0" w:type="dxa"/>
              <w:left w:w="45" w:type="dxa"/>
              <w:bottom w:w="0" w:type="dxa"/>
              <w:right w:w="45" w:type="dxa"/>
            </w:tcMar>
            <w:vAlign w:val="center"/>
            <w:hideMark/>
          </w:tcPr>
          <w:p w14:paraId="175FCFAC" w14:textId="42298848" w:rsidR="005C1899"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51AECAB5" w14:textId="77777777" w:rsidR="005C1899" w:rsidRPr="0015467F" w:rsidRDefault="005C1899" w:rsidP="005C1899">
            <w:pPr>
              <w:tabs>
                <w:tab w:val="left" w:pos="1152"/>
              </w:tabs>
              <w:jc w:val="both"/>
              <w:rPr>
                <w:sz w:val="26"/>
                <w:szCs w:val="26"/>
                <w:lang w:val="en-US"/>
              </w:rPr>
            </w:pPr>
            <w:r w:rsidRPr="0015467F">
              <w:rPr>
                <w:sz w:val="26"/>
                <w:szCs w:val="26"/>
                <w:lang w:val="en-US"/>
              </w:rPr>
              <w:t xml:space="preserve">Sở Tư pháp </w:t>
            </w:r>
          </w:p>
        </w:tc>
      </w:tr>
      <w:tr w:rsidR="0087567C" w:rsidRPr="005C1899" w14:paraId="3CF3720F" w14:textId="77777777" w:rsidTr="006701F6">
        <w:trPr>
          <w:trHeight w:val="705"/>
          <w:tblHeader/>
        </w:trPr>
        <w:tc>
          <w:tcPr>
            <w:tcW w:w="0" w:type="auto"/>
            <w:shd w:val="clear" w:color="auto" w:fill="FFFFFF"/>
            <w:tcMar>
              <w:top w:w="0" w:type="dxa"/>
              <w:left w:w="45" w:type="dxa"/>
              <w:bottom w:w="0" w:type="dxa"/>
              <w:right w:w="45" w:type="dxa"/>
            </w:tcMar>
            <w:vAlign w:val="center"/>
            <w:hideMark/>
          </w:tcPr>
          <w:p w14:paraId="4A682E9D" w14:textId="3AED97E1" w:rsidR="005C1899" w:rsidRPr="0015467F" w:rsidRDefault="009E2E0F" w:rsidP="006701F6">
            <w:pPr>
              <w:tabs>
                <w:tab w:val="left" w:pos="1152"/>
              </w:tabs>
              <w:jc w:val="center"/>
              <w:rPr>
                <w:sz w:val="26"/>
                <w:szCs w:val="26"/>
                <w:lang w:val="en-US"/>
              </w:rPr>
            </w:pPr>
            <w:r>
              <w:rPr>
                <w:sz w:val="26"/>
                <w:szCs w:val="26"/>
                <w:lang w:val="en-US"/>
              </w:rPr>
              <w:t>6</w:t>
            </w:r>
          </w:p>
        </w:tc>
        <w:tc>
          <w:tcPr>
            <w:tcW w:w="0" w:type="auto"/>
            <w:shd w:val="clear" w:color="auto" w:fill="FFFFFF"/>
            <w:tcMar>
              <w:top w:w="0" w:type="dxa"/>
              <w:left w:w="45" w:type="dxa"/>
              <w:bottom w:w="0" w:type="dxa"/>
              <w:right w:w="45" w:type="dxa"/>
            </w:tcMar>
            <w:vAlign w:val="center"/>
            <w:hideMark/>
          </w:tcPr>
          <w:p w14:paraId="19D12CE8" w14:textId="77777777" w:rsidR="005C1899" w:rsidRPr="0015467F" w:rsidRDefault="005C1899" w:rsidP="005C1899">
            <w:pPr>
              <w:tabs>
                <w:tab w:val="left" w:pos="1152"/>
              </w:tabs>
              <w:jc w:val="both"/>
              <w:rPr>
                <w:sz w:val="26"/>
                <w:szCs w:val="26"/>
                <w:lang w:val="en-US"/>
              </w:rPr>
            </w:pPr>
            <w:r w:rsidRPr="0015467F">
              <w:rPr>
                <w:sz w:val="26"/>
                <w:szCs w:val="26"/>
                <w:lang w:val="en-US"/>
              </w:rPr>
              <w:t>06c/TP/HTK</w:t>
            </w:r>
          </w:p>
        </w:tc>
        <w:tc>
          <w:tcPr>
            <w:tcW w:w="0" w:type="auto"/>
            <w:shd w:val="clear" w:color="auto" w:fill="FFFFFF"/>
            <w:tcMar>
              <w:top w:w="0" w:type="dxa"/>
              <w:left w:w="45" w:type="dxa"/>
              <w:bottom w:w="0" w:type="dxa"/>
              <w:right w:w="45" w:type="dxa"/>
            </w:tcMar>
            <w:vAlign w:val="center"/>
            <w:hideMark/>
          </w:tcPr>
          <w:p w14:paraId="08B47B07" w14:textId="77777777" w:rsidR="005C1899" w:rsidRPr="0015467F" w:rsidRDefault="005C1899" w:rsidP="005C1899">
            <w:pPr>
              <w:tabs>
                <w:tab w:val="left" w:pos="1152"/>
              </w:tabs>
              <w:jc w:val="both"/>
              <w:rPr>
                <w:sz w:val="26"/>
                <w:szCs w:val="26"/>
                <w:lang w:val="en-US"/>
              </w:rPr>
            </w:pPr>
            <w:r w:rsidRPr="0015467F">
              <w:rPr>
                <w:sz w:val="26"/>
                <w:szCs w:val="26"/>
                <w:lang w:val="en-US"/>
              </w:rPr>
              <w:t>Kết quả đăng ký các việc hộ tịch khác tại ủy ban nhân dân (UBND) cấp xã</w:t>
            </w:r>
          </w:p>
        </w:tc>
        <w:tc>
          <w:tcPr>
            <w:tcW w:w="0" w:type="auto"/>
            <w:shd w:val="clear" w:color="auto" w:fill="FFFFFF"/>
            <w:tcMar>
              <w:top w:w="0" w:type="dxa"/>
              <w:left w:w="45" w:type="dxa"/>
              <w:bottom w:w="0" w:type="dxa"/>
              <w:right w:w="45" w:type="dxa"/>
            </w:tcMar>
            <w:vAlign w:val="center"/>
            <w:hideMark/>
          </w:tcPr>
          <w:p w14:paraId="0EE07E9B" w14:textId="4E5E1C08" w:rsidR="005C1899" w:rsidRPr="0015467F" w:rsidRDefault="00642B90" w:rsidP="006701F6">
            <w:pPr>
              <w:tabs>
                <w:tab w:val="left" w:pos="1152"/>
              </w:tabs>
              <w:jc w:val="center"/>
              <w:rPr>
                <w:sz w:val="26"/>
                <w:szCs w:val="26"/>
                <w:lang w:val="en-US"/>
              </w:rPr>
            </w:pPr>
            <w:r>
              <w:rPr>
                <w:sz w:val="26"/>
                <w:szCs w:val="26"/>
                <w:lang w:val="en-US"/>
              </w:rPr>
              <w:t>Tròn năm</w:t>
            </w:r>
          </w:p>
        </w:tc>
        <w:tc>
          <w:tcPr>
            <w:tcW w:w="0" w:type="auto"/>
            <w:shd w:val="clear" w:color="auto" w:fill="FFFFFF"/>
            <w:tcMar>
              <w:top w:w="0" w:type="dxa"/>
              <w:left w:w="45" w:type="dxa"/>
              <w:bottom w:w="0" w:type="dxa"/>
              <w:right w:w="45" w:type="dxa"/>
            </w:tcMar>
            <w:vAlign w:val="center"/>
            <w:hideMark/>
          </w:tcPr>
          <w:p w14:paraId="5565C996" w14:textId="77777777" w:rsidR="005C1899" w:rsidRPr="0015467F" w:rsidRDefault="005C1899" w:rsidP="005C1899">
            <w:pPr>
              <w:tabs>
                <w:tab w:val="left" w:pos="1152"/>
              </w:tabs>
              <w:jc w:val="both"/>
              <w:rPr>
                <w:sz w:val="26"/>
                <w:szCs w:val="26"/>
                <w:lang w:val="en-US"/>
              </w:rPr>
            </w:pPr>
            <w:r w:rsidRPr="0015467F">
              <w:rPr>
                <w:sz w:val="26"/>
                <w:szCs w:val="26"/>
                <w:lang w:val="en-US"/>
              </w:rPr>
              <w:t xml:space="preserve">Sở Tư pháp </w:t>
            </w:r>
          </w:p>
        </w:tc>
      </w:tr>
      <w:tr w:rsidR="0087567C" w:rsidRPr="005C1899" w14:paraId="26149B86" w14:textId="77777777" w:rsidTr="006701F6">
        <w:trPr>
          <w:trHeight w:val="675"/>
          <w:tblHeader/>
        </w:trPr>
        <w:tc>
          <w:tcPr>
            <w:tcW w:w="0" w:type="auto"/>
            <w:shd w:val="clear" w:color="auto" w:fill="FFFFFF"/>
            <w:tcMar>
              <w:top w:w="0" w:type="dxa"/>
              <w:left w:w="45" w:type="dxa"/>
              <w:bottom w:w="0" w:type="dxa"/>
              <w:right w:w="45" w:type="dxa"/>
            </w:tcMar>
            <w:vAlign w:val="center"/>
            <w:hideMark/>
          </w:tcPr>
          <w:p w14:paraId="626B78DF" w14:textId="47E85B0B" w:rsidR="005C1899" w:rsidRPr="0015467F" w:rsidRDefault="009E2E0F" w:rsidP="006701F6">
            <w:pPr>
              <w:tabs>
                <w:tab w:val="left" w:pos="1152"/>
              </w:tabs>
              <w:jc w:val="center"/>
              <w:rPr>
                <w:sz w:val="26"/>
                <w:szCs w:val="26"/>
                <w:lang w:val="en-US"/>
              </w:rPr>
            </w:pPr>
            <w:r>
              <w:rPr>
                <w:sz w:val="26"/>
                <w:szCs w:val="26"/>
                <w:lang w:val="en-US"/>
              </w:rPr>
              <w:t>7</w:t>
            </w:r>
          </w:p>
        </w:tc>
        <w:tc>
          <w:tcPr>
            <w:tcW w:w="0" w:type="auto"/>
            <w:shd w:val="clear" w:color="auto" w:fill="FFFFFF"/>
            <w:tcMar>
              <w:top w:w="0" w:type="dxa"/>
              <w:left w:w="45" w:type="dxa"/>
              <w:bottom w:w="0" w:type="dxa"/>
              <w:right w:w="45" w:type="dxa"/>
            </w:tcMar>
            <w:vAlign w:val="center"/>
            <w:hideMark/>
          </w:tcPr>
          <w:p w14:paraId="5008F188" w14:textId="77777777" w:rsidR="005C1899" w:rsidRPr="0015467F" w:rsidRDefault="005C1899" w:rsidP="005C1899">
            <w:pPr>
              <w:tabs>
                <w:tab w:val="left" w:pos="1152"/>
              </w:tabs>
              <w:jc w:val="both"/>
              <w:rPr>
                <w:sz w:val="26"/>
                <w:szCs w:val="26"/>
                <w:lang w:val="en-US"/>
              </w:rPr>
            </w:pPr>
            <w:r w:rsidRPr="0015467F">
              <w:rPr>
                <w:sz w:val="26"/>
                <w:szCs w:val="26"/>
                <w:lang w:val="en-US"/>
              </w:rPr>
              <w:t>08a/TP/CNTN</w:t>
            </w:r>
          </w:p>
        </w:tc>
        <w:tc>
          <w:tcPr>
            <w:tcW w:w="0" w:type="auto"/>
            <w:shd w:val="clear" w:color="auto" w:fill="FFFFFF"/>
            <w:tcMar>
              <w:top w:w="0" w:type="dxa"/>
              <w:left w:w="45" w:type="dxa"/>
              <w:bottom w:w="0" w:type="dxa"/>
              <w:right w:w="45" w:type="dxa"/>
            </w:tcMar>
            <w:vAlign w:val="center"/>
            <w:hideMark/>
          </w:tcPr>
          <w:p w14:paraId="0226C52D" w14:textId="77777777" w:rsidR="005C1899" w:rsidRPr="0015467F" w:rsidRDefault="005C1899" w:rsidP="005C1899">
            <w:pPr>
              <w:tabs>
                <w:tab w:val="left" w:pos="1152"/>
              </w:tabs>
              <w:jc w:val="both"/>
              <w:rPr>
                <w:sz w:val="26"/>
                <w:szCs w:val="26"/>
                <w:lang w:val="en-US"/>
              </w:rPr>
            </w:pPr>
            <w:r w:rsidRPr="0015467F">
              <w:rPr>
                <w:sz w:val="26"/>
                <w:szCs w:val="26"/>
                <w:lang w:val="en-US"/>
              </w:rPr>
              <w:t>Kết quả đăng ký nuôi con nuôi trong nước tại ủy ban nhân dân (UBND) cấp xã</w:t>
            </w:r>
          </w:p>
        </w:tc>
        <w:tc>
          <w:tcPr>
            <w:tcW w:w="0" w:type="auto"/>
            <w:shd w:val="clear" w:color="auto" w:fill="FFFFFF"/>
            <w:tcMar>
              <w:top w:w="0" w:type="dxa"/>
              <w:left w:w="45" w:type="dxa"/>
              <w:bottom w:w="0" w:type="dxa"/>
              <w:right w:w="45" w:type="dxa"/>
            </w:tcMar>
            <w:vAlign w:val="center"/>
            <w:hideMark/>
          </w:tcPr>
          <w:p w14:paraId="24670FDD" w14:textId="2ECBB768" w:rsidR="005C1899" w:rsidRPr="0015467F" w:rsidRDefault="00CD18B7"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20D853D3" w14:textId="77777777" w:rsidR="005C1899" w:rsidRPr="0015467F" w:rsidRDefault="005C1899" w:rsidP="005C1899">
            <w:pPr>
              <w:tabs>
                <w:tab w:val="left" w:pos="1152"/>
              </w:tabs>
              <w:jc w:val="both"/>
              <w:rPr>
                <w:sz w:val="26"/>
                <w:szCs w:val="26"/>
                <w:lang w:val="en-US"/>
              </w:rPr>
            </w:pPr>
            <w:r w:rsidRPr="0015467F">
              <w:rPr>
                <w:sz w:val="26"/>
                <w:szCs w:val="26"/>
                <w:lang w:val="en-US"/>
              </w:rPr>
              <w:t xml:space="preserve">Sở Tư pháp </w:t>
            </w:r>
          </w:p>
        </w:tc>
      </w:tr>
      <w:tr w:rsidR="0087567C" w:rsidRPr="005C1899" w14:paraId="6E97335D" w14:textId="77777777" w:rsidTr="006701F6">
        <w:trPr>
          <w:trHeight w:val="300"/>
          <w:tblHeader/>
        </w:trPr>
        <w:tc>
          <w:tcPr>
            <w:tcW w:w="0" w:type="auto"/>
            <w:shd w:val="clear" w:color="auto" w:fill="FFFFFF"/>
            <w:tcMar>
              <w:top w:w="0" w:type="dxa"/>
              <w:left w:w="45" w:type="dxa"/>
              <w:bottom w:w="0" w:type="dxa"/>
              <w:right w:w="45" w:type="dxa"/>
            </w:tcMar>
            <w:vAlign w:val="center"/>
            <w:hideMark/>
          </w:tcPr>
          <w:p w14:paraId="7F9F1D4C" w14:textId="37F999B3" w:rsidR="005C1899" w:rsidRPr="0015467F" w:rsidRDefault="009E2E0F" w:rsidP="006701F6">
            <w:pPr>
              <w:tabs>
                <w:tab w:val="left" w:pos="1152"/>
              </w:tabs>
              <w:jc w:val="center"/>
              <w:rPr>
                <w:sz w:val="26"/>
                <w:szCs w:val="26"/>
                <w:lang w:val="en-US"/>
              </w:rPr>
            </w:pPr>
            <w:r>
              <w:rPr>
                <w:sz w:val="26"/>
                <w:szCs w:val="26"/>
                <w:lang w:val="en-US"/>
              </w:rPr>
              <w:t>8</w:t>
            </w:r>
          </w:p>
        </w:tc>
        <w:tc>
          <w:tcPr>
            <w:tcW w:w="0" w:type="auto"/>
            <w:shd w:val="clear" w:color="auto" w:fill="FFFFFF"/>
            <w:tcMar>
              <w:top w:w="0" w:type="dxa"/>
              <w:left w:w="45" w:type="dxa"/>
              <w:bottom w:w="0" w:type="dxa"/>
              <w:right w:w="45" w:type="dxa"/>
            </w:tcMar>
            <w:vAlign w:val="center"/>
            <w:hideMark/>
          </w:tcPr>
          <w:p w14:paraId="1633E09A" w14:textId="77777777" w:rsidR="005C1899" w:rsidRPr="0015467F" w:rsidRDefault="005C1899" w:rsidP="005C1899">
            <w:pPr>
              <w:tabs>
                <w:tab w:val="left" w:pos="1152"/>
              </w:tabs>
              <w:jc w:val="both"/>
              <w:rPr>
                <w:sz w:val="26"/>
                <w:szCs w:val="26"/>
                <w:lang w:val="en-US"/>
              </w:rPr>
            </w:pPr>
            <w:r w:rsidRPr="0015467F">
              <w:rPr>
                <w:sz w:val="26"/>
                <w:szCs w:val="26"/>
                <w:lang w:val="en-US"/>
              </w:rPr>
              <w:t>09a/TP/CT</w:t>
            </w:r>
          </w:p>
        </w:tc>
        <w:tc>
          <w:tcPr>
            <w:tcW w:w="0" w:type="auto"/>
            <w:shd w:val="clear" w:color="auto" w:fill="FFFFFF"/>
            <w:tcMar>
              <w:top w:w="0" w:type="dxa"/>
              <w:left w:w="45" w:type="dxa"/>
              <w:bottom w:w="0" w:type="dxa"/>
              <w:right w:w="45" w:type="dxa"/>
            </w:tcMar>
            <w:vAlign w:val="center"/>
            <w:hideMark/>
          </w:tcPr>
          <w:p w14:paraId="5F3C2E50" w14:textId="77777777" w:rsidR="005C1899" w:rsidRPr="0015467F" w:rsidRDefault="005C1899" w:rsidP="005C1899">
            <w:pPr>
              <w:tabs>
                <w:tab w:val="left" w:pos="1152"/>
              </w:tabs>
              <w:jc w:val="both"/>
              <w:rPr>
                <w:sz w:val="26"/>
                <w:szCs w:val="26"/>
                <w:lang w:val="en-US"/>
              </w:rPr>
            </w:pPr>
            <w:r w:rsidRPr="0015467F">
              <w:rPr>
                <w:sz w:val="26"/>
                <w:szCs w:val="26"/>
                <w:lang w:val="en-US"/>
              </w:rPr>
              <w:t>Kết quả chứng thực tại ủy ban nhân dân (UBND) cấp xã</w:t>
            </w:r>
          </w:p>
        </w:tc>
        <w:tc>
          <w:tcPr>
            <w:tcW w:w="0" w:type="auto"/>
            <w:shd w:val="clear" w:color="auto" w:fill="FFFFFF"/>
            <w:tcMar>
              <w:top w:w="0" w:type="dxa"/>
              <w:left w:w="45" w:type="dxa"/>
              <w:bottom w:w="0" w:type="dxa"/>
              <w:right w:w="45" w:type="dxa"/>
            </w:tcMar>
            <w:vAlign w:val="center"/>
            <w:hideMark/>
          </w:tcPr>
          <w:p w14:paraId="22C9A003" w14:textId="507DAB5E" w:rsidR="005C1899" w:rsidRPr="0015467F" w:rsidRDefault="00CD18B7"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2C0C4A9D" w14:textId="4C3C8618" w:rsidR="005C1899" w:rsidRPr="0015467F" w:rsidRDefault="00E76244" w:rsidP="005C1899">
            <w:pPr>
              <w:tabs>
                <w:tab w:val="left" w:pos="1152"/>
              </w:tabs>
              <w:jc w:val="both"/>
              <w:rPr>
                <w:sz w:val="26"/>
                <w:szCs w:val="26"/>
                <w:lang w:val="en-US"/>
              </w:rPr>
            </w:pPr>
            <w:r w:rsidRPr="0015467F">
              <w:rPr>
                <w:sz w:val="26"/>
                <w:szCs w:val="26"/>
                <w:lang w:val="en-US"/>
              </w:rPr>
              <w:t>Sở Tư pháp</w:t>
            </w:r>
          </w:p>
        </w:tc>
      </w:tr>
      <w:tr w:rsidR="005C1899" w:rsidRPr="005C1899" w14:paraId="7127CF74" w14:textId="77777777" w:rsidTr="006701F6">
        <w:trPr>
          <w:trHeight w:val="480"/>
          <w:tblHeader/>
        </w:trPr>
        <w:tc>
          <w:tcPr>
            <w:tcW w:w="0" w:type="auto"/>
            <w:gridSpan w:val="5"/>
            <w:shd w:val="clear" w:color="auto" w:fill="FFFFFF"/>
            <w:tcMar>
              <w:top w:w="0" w:type="dxa"/>
              <w:left w:w="45" w:type="dxa"/>
              <w:bottom w:w="0" w:type="dxa"/>
              <w:right w:w="45" w:type="dxa"/>
            </w:tcMar>
            <w:vAlign w:val="center"/>
            <w:hideMark/>
          </w:tcPr>
          <w:p w14:paraId="399A57D1" w14:textId="3B137CD8" w:rsidR="005C1899" w:rsidRPr="006701F6" w:rsidRDefault="005C1899" w:rsidP="006701F6">
            <w:pPr>
              <w:tabs>
                <w:tab w:val="left" w:pos="1152"/>
              </w:tabs>
              <w:rPr>
                <w:b/>
                <w:sz w:val="26"/>
                <w:szCs w:val="26"/>
                <w:lang w:val="en-US"/>
              </w:rPr>
            </w:pPr>
            <w:r w:rsidRPr="006701F6">
              <w:rPr>
                <w:b/>
                <w:sz w:val="26"/>
                <w:szCs w:val="26"/>
                <w:lang w:val="en-US"/>
              </w:rPr>
              <w:lastRenderedPageBreak/>
              <w:t>3. Sở Tư pháp (2</w:t>
            </w:r>
            <w:r w:rsidR="00996DDA">
              <w:rPr>
                <w:b/>
                <w:sz w:val="26"/>
                <w:szCs w:val="26"/>
                <w:lang w:val="en-US"/>
              </w:rPr>
              <w:t>5</w:t>
            </w:r>
            <w:r w:rsidRPr="006701F6">
              <w:rPr>
                <w:b/>
                <w:sz w:val="26"/>
                <w:szCs w:val="26"/>
                <w:lang w:val="en-US"/>
              </w:rPr>
              <w:t xml:space="preserve"> biểu)</w:t>
            </w:r>
          </w:p>
        </w:tc>
      </w:tr>
      <w:tr w:rsidR="0087567C" w:rsidRPr="005C1899" w14:paraId="50B1720A" w14:textId="77777777" w:rsidTr="006701F6">
        <w:trPr>
          <w:trHeight w:val="720"/>
          <w:tblHeader/>
        </w:trPr>
        <w:tc>
          <w:tcPr>
            <w:tcW w:w="0" w:type="auto"/>
            <w:shd w:val="clear" w:color="auto" w:fill="FFFFFF"/>
            <w:tcMar>
              <w:top w:w="0" w:type="dxa"/>
              <w:left w:w="45" w:type="dxa"/>
              <w:bottom w:w="0" w:type="dxa"/>
              <w:right w:w="45" w:type="dxa"/>
            </w:tcMar>
            <w:vAlign w:val="center"/>
            <w:hideMark/>
          </w:tcPr>
          <w:p w14:paraId="1F4E8FE0" w14:textId="77777777" w:rsidR="005C1899" w:rsidRPr="0015467F" w:rsidRDefault="005C1899" w:rsidP="006701F6">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23F24C3C" w14:textId="77777777" w:rsidR="005C1899" w:rsidRPr="0015467F" w:rsidRDefault="005C1899" w:rsidP="005C1899">
            <w:pPr>
              <w:tabs>
                <w:tab w:val="left" w:pos="1152"/>
              </w:tabs>
              <w:jc w:val="both"/>
              <w:rPr>
                <w:sz w:val="26"/>
                <w:szCs w:val="26"/>
                <w:lang w:val="en-US"/>
              </w:rPr>
            </w:pPr>
            <w:r w:rsidRPr="0015467F">
              <w:rPr>
                <w:sz w:val="26"/>
                <w:szCs w:val="26"/>
                <w:lang w:val="en-US"/>
              </w:rPr>
              <w:t>01b/TP/TĐ</w:t>
            </w:r>
          </w:p>
        </w:tc>
        <w:tc>
          <w:tcPr>
            <w:tcW w:w="0" w:type="auto"/>
            <w:shd w:val="clear" w:color="auto" w:fill="FFFFFF"/>
            <w:tcMar>
              <w:top w:w="0" w:type="dxa"/>
              <w:left w:w="45" w:type="dxa"/>
              <w:bottom w:w="0" w:type="dxa"/>
              <w:right w:w="45" w:type="dxa"/>
            </w:tcMar>
            <w:vAlign w:val="center"/>
            <w:hideMark/>
          </w:tcPr>
          <w:p w14:paraId="216354B1" w14:textId="00B13330" w:rsidR="005C1899" w:rsidRPr="0015467F" w:rsidRDefault="005C1899" w:rsidP="005C1899">
            <w:pPr>
              <w:tabs>
                <w:tab w:val="left" w:pos="1152"/>
              </w:tabs>
              <w:jc w:val="both"/>
              <w:rPr>
                <w:sz w:val="26"/>
                <w:szCs w:val="26"/>
                <w:lang w:val="en-US"/>
              </w:rPr>
            </w:pPr>
            <w:r w:rsidRPr="0015467F">
              <w:rPr>
                <w:sz w:val="26"/>
                <w:szCs w:val="26"/>
                <w:lang w:val="en-US"/>
              </w:rPr>
              <w:t xml:space="preserve">Số Dự thảo VBQPPL được thẩm định; </w:t>
            </w:r>
            <w:ins w:id="12" w:author="Tran Tam" w:date="2025-11-06T09:44:00Z">
              <w:r w:rsidR="00CD0855">
                <w:rPr>
                  <w:sz w:val="26"/>
                  <w:szCs w:val="26"/>
                  <w:lang w:val="en-US"/>
                </w:rPr>
                <w:t xml:space="preserve">số DT VBQPPL được thẩm định có đánh giá tác động giới; </w:t>
              </w:r>
            </w:ins>
            <w:r w:rsidRPr="0015467F">
              <w:rPr>
                <w:sz w:val="26"/>
                <w:szCs w:val="26"/>
                <w:lang w:val="en-US"/>
              </w:rPr>
              <w:t>số TTHC tại Dự thảo VBQPPL được thẩm định trên địa bàn tỉnh/thành phố</w:t>
            </w:r>
          </w:p>
        </w:tc>
        <w:tc>
          <w:tcPr>
            <w:tcW w:w="0" w:type="auto"/>
            <w:shd w:val="clear" w:color="auto" w:fill="FFFFFF"/>
            <w:tcMar>
              <w:top w:w="0" w:type="dxa"/>
              <w:left w:w="45" w:type="dxa"/>
              <w:bottom w:w="0" w:type="dxa"/>
              <w:right w:w="45" w:type="dxa"/>
            </w:tcMar>
            <w:vAlign w:val="center"/>
            <w:hideMark/>
          </w:tcPr>
          <w:p w14:paraId="7AB4DB4C" w14:textId="6F98AF37" w:rsidR="005C1899" w:rsidRPr="0015467F" w:rsidRDefault="00CD18B7"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074DDA04" w14:textId="77777777" w:rsidR="005C1899" w:rsidRPr="0015467F" w:rsidRDefault="005C1899" w:rsidP="005C1899">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2BFEB2EC" w14:textId="77777777" w:rsidTr="006701F6">
        <w:trPr>
          <w:trHeight w:val="660"/>
          <w:tblHeader/>
        </w:trPr>
        <w:tc>
          <w:tcPr>
            <w:tcW w:w="0" w:type="auto"/>
            <w:shd w:val="clear" w:color="auto" w:fill="FFFFFF"/>
            <w:tcMar>
              <w:top w:w="0" w:type="dxa"/>
              <w:left w:w="45" w:type="dxa"/>
              <w:bottom w:w="0" w:type="dxa"/>
              <w:right w:w="45" w:type="dxa"/>
            </w:tcMar>
            <w:vAlign w:val="center"/>
            <w:hideMark/>
          </w:tcPr>
          <w:p w14:paraId="4270D861" w14:textId="77777777" w:rsidR="005C1899" w:rsidRPr="0015467F" w:rsidRDefault="005C1899" w:rsidP="006701F6">
            <w:pPr>
              <w:tabs>
                <w:tab w:val="left" w:pos="1152"/>
              </w:tabs>
              <w:jc w:val="center"/>
              <w:rPr>
                <w:sz w:val="26"/>
                <w:szCs w:val="26"/>
                <w:lang w:val="en-US"/>
              </w:rPr>
            </w:pPr>
            <w:r w:rsidRPr="0015467F">
              <w:rPr>
                <w:sz w:val="26"/>
                <w:szCs w:val="26"/>
                <w:lang w:val="en-US"/>
              </w:rPr>
              <w:t>2</w:t>
            </w:r>
          </w:p>
        </w:tc>
        <w:tc>
          <w:tcPr>
            <w:tcW w:w="0" w:type="auto"/>
            <w:shd w:val="clear" w:color="auto" w:fill="FFFFFF"/>
            <w:tcMar>
              <w:top w:w="0" w:type="dxa"/>
              <w:left w:w="45" w:type="dxa"/>
              <w:bottom w:w="0" w:type="dxa"/>
              <w:right w:w="45" w:type="dxa"/>
            </w:tcMar>
            <w:vAlign w:val="center"/>
            <w:hideMark/>
          </w:tcPr>
          <w:p w14:paraId="7E29C68B" w14:textId="4F86CD19" w:rsidR="005C1899" w:rsidRPr="0015467F" w:rsidRDefault="005C1899">
            <w:pPr>
              <w:tabs>
                <w:tab w:val="left" w:pos="1152"/>
              </w:tabs>
              <w:jc w:val="both"/>
              <w:rPr>
                <w:sz w:val="26"/>
                <w:szCs w:val="26"/>
                <w:lang w:val="en-US"/>
              </w:rPr>
            </w:pPr>
            <w:r w:rsidRPr="0015467F">
              <w:rPr>
                <w:sz w:val="26"/>
                <w:szCs w:val="26"/>
                <w:lang w:val="en-US"/>
              </w:rPr>
              <w:t>01c/TP/BH-</w:t>
            </w:r>
            <w:r w:rsidR="00FA1093">
              <w:rPr>
                <w:sz w:val="26"/>
                <w:szCs w:val="26"/>
                <w:lang w:val="en-US"/>
              </w:rPr>
              <w:t>T</w:t>
            </w:r>
            <w:r w:rsidR="00FA1093" w:rsidRPr="0015467F">
              <w:rPr>
                <w:sz w:val="26"/>
                <w:szCs w:val="26"/>
                <w:lang w:val="en-US"/>
              </w:rPr>
              <w:t>ĐG</w:t>
            </w:r>
          </w:p>
        </w:tc>
        <w:tc>
          <w:tcPr>
            <w:tcW w:w="0" w:type="auto"/>
            <w:shd w:val="clear" w:color="auto" w:fill="FFFFFF"/>
            <w:tcMar>
              <w:top w:w="0" w:type="dxa"/>
              <w:left w:w="45" w:type="dxa"/>
              <w:bottom w:w="0" w:type="dxa"/>
              <w:right w:w="45" w:type="dxa"/>
            </w:tcMar>
            <w:vAlign w:val="center"/>
            <w:hideMark/>
          </w:tcPr>
          <w:p w14:paraId="23B2C360" w14:textId="51C59BF3" w:rsidR="005C1899" w:rsidRPr="0015467F" w:rsidRDefault="005C1899" w:rsidP="004D7597">
            <w:pPr>
              <w:tabs>
                <w:tab w:val="left" w:pos="1152"/>
              </w:tabs>
              <w:jc w:val="both"/>
              <w:rPr>
                <w:sz w:val="26"/>
                <w:szCs w:val="26"/>
                <w:lang w:val="en-US"/>
              </w:rPr>
            </w:pPr>
            <w:r w:rsidRPr="0015467F">
              <w:rPr>
                <w:sz w:val="26"/>
                <w:szCs w:val="26"/>
                <w:lang w:val="en-US"/>
              </w:rPr>
              <w:t xml:space="preserve">Số VBQPPL được ban hành; số VBQPPL ban hành </w:t>
            </w:r>
            <w:del w:id="13" w:author="Tran Tam" w:date="2025-11-06T09:47:00Z">
              <w:r w:rsidRPr="0015467F" w:rsidDel="004D7597">
                <w:rPr>
                  <w:sz w:val="26"/>
                  <w:szCs w:val="26"/>
                  <w:lang w:val="en-US"/>
                </w:rPr>
                <w:delText>được lồng ghép vấn đề bình đẳng</w:delText>
              </w:r>
            </w:del>
            <w:ins w:id="14" w:author="Tran Tam" w:date="2025-11-06T09:47:00Z">
              <w:r w:rsidR="004D7597">
                <w:rPr>
                  <w:sz w:val="26"/>
                  <w:szCs w:val="26"/>
                  <w:lang w:val="en-US"/>
                </w:rPr>
                <w:t>có đánh giá tác động</w:t>
              </w:r>
            </w:ins>
            <w:r w:rsidRPr="0015467F">
              <w:rPr>
                <w:sz w:val="26"/>
                <w:szCs w:val="26"/>
                <w:lang w:val="en-US"/>
              </w:rPr>
              <w:t xml:space="preserve"> giới trên địa bàn tỉnh/thành phố</w:t>
            </w:r>
          </w:p>
        </w:tc>
        <w:tc>
          <w:tcPr>
            <w:tcW w:w="0" w:type="auto"/>
            <w:shd w:val="clear" w:color="auto" w:fill="FFFFFF"/>
            <w:tcMar>
              <w:top w:w="0" w:type="dxa"/>
              <w:left w:w="45" w:type="dxa"/>
              <w:bottom w:w="0" w:type="dxa"/>
              <w:right w:w="45" w:type="dxa"/>
            </w:tcMar>
            <w:vAlign w:val="center"/>
            <w:hideMark/>
          </w:tcPr>
          <w:p w14:paraId="1BFDFD8A" w14:textId="4CA3A93A" w:rsidR="005C1899" w:rsidRPr="0015467F" w:rsidRDefault="00CD18B7"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79F44B6E" w14:textId="77777777" w:rsidR="005C1899" w:rsidRPr="0015467F" w:rsidRDefault="005C1899" w:rsidP="005C1899">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0A18E102" w14:textId="77777777" w:rsidTr="006701F6">
        <w:trPr>
          <w:trHeight w:val="615"/>
          <w:tblHeader/>
        </w:trPr>
        <w:tc>
          <w:tcPr>
            <w:tcW w:w="0" w:type="auto"/>
            <w:shd w:val="clear" w:color="auto" w:fill="FFFFFF"/>
            <w:tcMar>
              <w:top w:w="0" w:type="dxa"/>
              <w:left w:w="45" w:type="dxa"/>
              <w:bottom w:w="0" w:type="dxa"/>
              <w:right w:w="45" w:type="dxa"/>
            </w:tcMar>
            <w:vAlign w:val="center"/>
            <w:hideMark/>
          </w:tcPr>
          <w:p w14:paraId="6522DA3A" w14:textId="77777777" w:rsidR="005C1899" w:rsidRPr="0015467F" w:rsidRDefault="005C1899" w:rsidP="006701F6">
            <w:pPr>
              <w:tabs>
                <w:tab w:val="left" w:pos="1152"/>
              </w:tabs>
              <w:jc w:val="center"/>
              <w:rPr>
                <w:sz w:val="26"/>
                <w:szCs w:val="26"/>
                <w:lang w:val="en-US"/>
              </w:rPr>
            </w:pPr>
            <w:r w:rsidRPr="0015467F">
              <w:rPr>
                <w:sz w:val="26"/>
                <w:szCs w:val="26"/>
                <w:lang w:val="en-US"/>
              </w:rPr>
              <w:t>3</w:t>
            </w:r>
          </w:p>
        </w:tc>
        <w:tc>
          <w:tcPr>
            <w:tcW w:w="0" w:type="auto"/>
            <w:shd w:val="clear" w:color="auto" w:fill="FFFFFF"/>
            <w:tcMar>
              <w:top w:w="0" w:type="dxa"/>
              <w:left w:w="45" w:type="dxa"/>
              <w:bottom w:w="0" w:type="dxa"/>
              <w:right w:w="45" w:type="dxa"/>
            </w:tcMar>
            <w:vAlign w:val="center"/>
            <w:hideMark/>
          </w:tcPr>
          <w:p w14:paraId="051AE2C1" w14:textId="77777777" w:rsidR="005C1899" w:rsidRPr="0015467F" w:rsidRDefault="005C1899" w:rsidP="005C1899">
            <w:pPr>
              <w:tabs>
                <w:tab w:val="left" w:pos="1152"/>
              </w:tabs>
              <w:jc w:val="both"/>
              <w:rPr>
                <w:sz w:val="26"/>
                <w:szCs w:val="26"/>
                <w:lang w:val="en-US"/>
              </w:rPr>
            </w:pPr>
            <w:r w:rsidRPr="0015467F">
              <w:rPr>
                <w:sz w:val="26"/>
                <w:szCs w:val="26"/>
                <w:lang w:val="en-US"/>
              </w:rPr>
              <w:t>02a/TP/KTTTQ</w:t>
            </w:r>
          </w:p>
        </w:tc>
        <w:tc>
          <w:tcPr>
            <w:tcW w:w="0" w:type="auto"/>
            <w:shd w:val="clear" w:color="auto" w:fill="FFFFFF"/>
            <w:tcMar>
              <w:top w:w="0" w:type="dxa"/>
              <w:left w:w="45" w:type="dxa"/>
              <w:bottom w:w="0" w:type="dxa"/>
              <w:right w:w="45" w:type="dxa"/>
            </w:tcMar>
            <w:vAlign w:val="center"/>
            <w:hideMark/>
          </w:tcPr>
          <w:p w14:paraId="7379A701" w14:textId="41C981C5" w:rsidR="005C1899" w:rsidRPr="0015467F" w:rsidRDefault="005C1899" w:rsidP="005C1899">
            <w:pPr>
              <w:tabs>
                <w:tab w:val="left" w:pos="1152"/>
              </w:tabs>
              <w:jc w:val="both"/>
              <w:rPr>
                <w:sz w:val="26"/>
                <w:szCs w:val="26"/>
                <w:lang w:val="en-US"/>
              </w:rPr>
            </w:pPr>
            <w:r w:rsidRPr="0015467F">
              <w:rPr>
                <w:sz w:val="26"/>
                <w:szCs w:val="26"/>
                <w:lang w:val="en-US"/>
              </w:rPr>
              <w:t>Kết quả kiểm tra, xử lý văn bản theo thẩm quyền trên địa bàn tỉnh</w:t>
            </w:r>
            <w:ins w:id="15" w:author="Tran Tam" w:date="2025-11-06T09:47:00Z">
              <w:r w:rsidR="004D7597">
                <w:rPr>
                  <w:sz w:val="26"/>
                  <w:szCs w:val="26"/>
                  <w:lang w:val="en-US"/>
                </w:rPr>
                <w:t>/thành phố</w:t>
              </w:r>
            </w:ins>
          </w:p>
        </w:tc>
        <w:tc>
          <w:tcPr>
            <w:tcW w:w="0" w:type="auto"/>
            <w:shd w:val="clear" w:color="auto" w:fill="FFFFFF"/>
            <w:tcMar>
              <w:top w:w="0" w:type="dxa"/>
              <w:left w:w="45" w:type="dxa"/>
              <w:bottom w:w="0" w:type="dxa"/>
              <w:right w:w="45" w:type="dxa"/>
            </w:tcMar>
            <w:vAlign w:val="center"/>
            <w:hideMark/>
          </w:tcPr>
          <w:p w14:paraId="1D08C79A" w14:textId="139C49D8" w:rsidR="005C1899" w:rsidRPr="0015467F" w:rsidRDefault="00CD18B7"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74DE2AB2" w14:textId="77777777" w:rsidR="005C1899" w:rsidRPr="0015467F" w:rsidRDefault="005C1899" w:rsidP="005C1899">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11130593" w14:textId="77777777" w:rsidTr="006701F6">
        <w:trPr>
          <w:trHeight w:val="675"/>
          <w:tblHeader/>
        </w:trPr>
        <w:tc>
          <w:tcPr>
            <w:tcW w:w="0" w:type="auto"/>
            <w:shd w:val="clear" w:color="auto" w:fill="FFFFFF"/>
            <w:tcMar>
              <w:top w:w="0" w:type="dxa"/>
              <w:left w:w="45" w:type="dxa"/>
              <w:bottom w:w="0" w:type="dxa"/>
              <w:right w:w="45" w:type="dxa"/>
            </w:tcMar>
            <w:vAlign w:val="center"/>
            <w:hideMark/>
          </w:tcPr>
          <w:p w14:paraId="777CC464" w14:textId="77777777" w:rsidR="005C1899" w:rsidRPr="0015467F" w:rsidRDefault="005C1899" w:rsidP="006701F6">
            <w:pPr>
              <w:tabs>
                <w:tab w:val="left" w:pos="1152"/>
              </w:tabs>
              <w:jc w:val="center"/>
              <w:rPr>
                <w:sz w:val="26"/>
                <w:szCs w:val="26"/>
                <w:lang w:val="en-US"/>
              </w:rPr>
            </w:pPr>
            <w:r w:rsidRPr="0015467F">
              <w:rPr>
                <w:sz w:val="26"/>
                <w:szCs w:val="26"/>
                <w:lang w:val="en-US"/>
              </w:rPr>
              <w:t>4</w:t>
            </w:r>
          </w:p>
        </w:tc>
        <w:tc>
          <w:tcPr>
            <w:tcW w:w="0" w:type="auto"/>
            <w:shd w:val="clear" w:color="auto" w:fill="FFFFFF"/>
            <w:tcMar>
              <w:top w:w="0" w:type="dxa"/>
              <w:left w:w="45" w:type="dxa"/>
              <w:bottom w:w="0" w:type="dxa"/>
              <w:right w:w="45" w:type="dxa"/>
            </w:tcMar>
            <w:vAlign w:val="center"/>
            <w:hideMark/>
          </w:tcPr>
          <w:p w14:paraId="08873927" w14:textId="77777777" w:rsidR="005C1899" w:rsidRPr="0015467F" w:rsidRDefault="005C1899" w:rsidP="005C1899">
            <w:pPr>
              <w:tabs>
                <w:tab w:val="left" w:pos="1152"/>
              </w:tabs>
              <w:jc w:val="both"/>
              <w:rPr>
                <w:sz w:val="26"/>
                <w:szCs w:val="26"/>
                <w:lang w:val="en-US"/>
              </w:rPr>
            </w:pPr>
            <w:r w:rsidRPr="0015467F">
              <w:rPr>
                <w:sz w:val="26"/>
                <w:szCs w:val="26"/>
                <w:lang w:val="en-US"/>
              </w:rPr>
              <w:t>03b/TP/RSVB</w:t>
            </w:r>
          </w:p>
        </w:tc>
        <w:tc>
          <w:tcPr>
            <w:tcW w:w="0" w:type="auto"/>
            <w:shd w:val="clear" w:color="auto" w:fill="FFFFFF"/>
            <w:tcMar>
              <w:top w:w="0" w:type="dxa"/>
              <w:left w:w="45" w:type="dxa"/>
              <w:bottom w:w="0" w:type="dxa"/>
              <w:right w:w="45" w:type="dxa"/>
            </w:tcMar>
            <w:vAlign w:val="center"/>
            <w:hideMark/>
          </w:tcPr>
          <w:p w14:paraId="46A8345B" w14:textId="77777777" w:rsidR="005C1899" w:rsidRPr="0015467F" w:rsidRDefault="005C1899" w:rsidP="005C1899">
            <w:pPr>
              <w:tabs>
                <w:tab w:val="left" w:pos="1152"/>
              </w:tabs>
              <w:jc w:val="both"/>
              <w:rPr>
                <w:sz w:val="26"/>
                <w:szCs w:val="26"/>
                <w:lang w:val="en-US"/>
              </w:rPr>
            </w:pPr>
            <w:r w:rsidRPr="0015467F">
              <w:rPr>
                <w:sz w:val="26"/>
                <w:szCs w:val="26"/>
                <w:lang w:val="en-US"/>
              </w:rPr>
              <w:t>Kết quả rà soát văn bản quy phạm pháp luật theo căn cứ là văn bản trên địa bàn tỉnh/thành phố</w:t>
            </w:r>
          </w:p>
        </w:tc>
        <w:tc>
          <w:tcPr>
            <w:tcW w:w="0" w:type="auto"/>
            <w:shd w:val="clear" w:color="auto" w:fill="FFFFFF"/>
            <w:tcMar>
              <w:top w:w="0" w:type="dxa"/>
              <w:left w:w="45" w:type="dxa"/>
              <w:bottom w:w="0" w:type="dxa"/>
              <w:right w:w="45" w:type="dxa"/>
            </w:tcMar>
            <w:vAlign w:val="center"/>
            <w:hideMark/>
          </w:tcPr>
          <w:p w14:paraId="3DED60D3" w14:textId="51188B2C" w:rsidR="005C1899"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56A8495B" w14:textId="77777777" w:rsidR="005C1899" w:rsidRPr="0015467F" w:rsidRDefault="005C1899" w:rsidP="005C1899">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1BAFDF47" w14:textId="77777777" w:rsidTr="00E9468B">
        <w:trPr>
          <w:trHeight w:val="690"/>
          <w:tblHeader/>
        </w:trPr>
        <w:tc>
          <w:tcPr>
            <w:tcW w:w="0" w:type="auto"/>
            <w:shd w:val="clear" w:color="auto" w:fill="FFFFFF"/>
            <w:tcMar>
              <w:top w:w="0" w:type="dxa"/>
              <w:left w:w="45" w:type="dxa"/>
              <w:bottom w:w="0" w:type="dxa"/>
              <w:right w:w="45" w:type="dxa"/>
            </w:tcMar>
            <w:vAlign w:val="center"/>
            <w:hideMark/>
          </w:tcPr>
          <w:p w14:paraId="21C97FE4" w14:textId="050543D0" w:rsidR="005C1899" w:rsidRPr="0015467F" w:rsidRDefault="00AD37DD" w:rsidP="006701F6">
            <w:pPr>
              <w:tabs>
                <w:tab w:val="left" w:pos="1152"/>
              </w:tabs>
              <w:jc w:val="center"/>
              <w:rPr>
                <w:sz w:val="26"/>
                <w:szCs w:val="26"/>
                <w:lang w:val="en-US"/>
              </w:rPr>
            </w:pPr>
            <w:r>
              <w:rPr>
                <w:sz w:val="26"/>
                <w:szCs w:val="26"/>
                <w:lang w:val="en-US"/>
              </w:rPr>
              <w:t>5</w:t>
            </w:r>
          </w:p>
        </w:tc>
        <w:tc>
          <w:tcPr>
            <w:tcW w:w="0" w:type="auto"/>
            <w:shd w:val="clear" w:color="auto" w:fill="FFFFFF"/>
            <w:tcMar>
              <w:top w:w="0" w:type="dxa"/>
              <w:left w:w="45" w:type="dxa"/>
              <w:bottom w:w="0" w:type="dxa"/>
              <w:right w:w="45" w:type="dxa"/>
            </w:tcMar>
            <w:vAlign w:val="center"/>
            <w:hideMark/>
          </w:tcPr>
          <w:p w14:paraId="4A3C1D1A" w14:textId="77777777" w:rsidR="005C1899" w:rsidRPr="0015467F" w:rsidRDefault="005C1899" w:rsidP="005C1899">
            <w:pPr>
              <w:tabs>
                <w:tab w:val="left" w:pos="1152"/>
              </w:tabs>
              <w:jc w:val="both"/>
              <w:rPr>
                <w:sz w:val="26"/>
                <w:szCs w:val="26"/>
                <w:lang w:val="en-US"/>
              </w:rPr>
            </w:pPr>
            <w:r w:rsidRPr="0015467F">
              <w:rPr>
                <w:sz w:val="26"/>
                <w:szCs w:val="26"/>
                <w:lang w:val="en-US"/>
              </w:rPr>
              <w:t>04c/TP/PBGDPL</w:t>
            </w:r>
          </w:p>
        </w:tc>
        <w:tc>
          <w:tcPr>
            <w:tcW w:w="0" w:type="auto"/>
            <w:shd w:val="clear" w:color="auto" w:fill="FFFFFF"/>
            <w:tcMar>
              <w:top w:w="0" w:type="dxa"/>
              <w:left w:w="45" w:type="dxa"/>
              <w:bottom w:w="0" w:type="dxa"/>
              <w:right w:w="45" w:type="dxa"/>
            </w:tcMar>
            <w:vAlign w:val="center"/>
            <w:hideMark/>
          </w:tcPr>
          <w:p w14:paraId="7F354F06" w14:textId="5B3748AD" w:rsidR="005C1899" w:rsidRPr="0015467F" w:rsidRDefault="005C1899" w:rsidP="00AF5FBD">
            <w:pPr>
              <w:tabs>
                <w:tab w:val="left" w:pos="1152"/>
              </w:tabs>
              <w:jc w:val="both"/>
              <w:rPr>
                <w:sz w:val="26"/>
                <w:szCs w:val="26"/>
                <w:lang w:val="en-US"/>
              </w:rPr>
            </w:pPr>
            <w:r w:rsidRPr="0015467F">
              <w:rPr>
                <w:sz w:val="26"/>
                <w:szCs w:val="26"/>
                <w:lang w:val="en-US"/>
              </w:rPr>
              <w:t>Kết quả công tác phổ biến giáo dục pháp luật trên địa bàn tỉnh</w:t>
            </w:r>
            <w:r w:rsidR="003F6DFE">
              <w:rPr>
                <w:sz w:val="26"/>
                <w:szCs w:val="26"/>
                <w:lang w:val="en-US"/>
              </w:rPr>
              <w:t>/thành phố</w:t>
            </w:r>
          </w:p>
        </w:tc>
        <w:tc>
          <w:tcPr>
            <w:tcW w:w="0" w:type="auto"/>
            <w:shd w:val="clear" w:color="auto" w:fill="FFFFFF"/>
            <w:tcMar>
              <w:top w:w="0" w:type="dxa"/>
              <w:left w:w="45" w:type="dxa"/>
              <w:bottom w:w="0" w:type="dxa"/>
              <w:right w:w="45" w:type="dxa"/>
            </w:tcMar>
            <w:vAlign w:val="center"/>
            <w:hideMark/>
          </w:tcPr>
          <w:p w14:paraId="3B259E8D" w14:textId="6B53E73A" w:rsidR="005C1899" w:rsidRPr="0015467F" w:rsidRDefault="00CD18B7"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2D406D5A" w14:textId="77777777" w:rsidR="005C1899" w:rsidRPr="0015467F" w:rsidRDefault="005C1899" w:rsidP="005C1899">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1C36DB2F" w14:textId="77777777" w:rsidTr="006701F6">
        <w:trPr>
          <w:trHeight w:val="660"/>
          <w:tblHeader/>
        </w:trPr>
        <w:tc>
          <w:tcPr>
            <w:tcW w:w="0" w:type="auto"/>
            <w:shd w:val="clear" w:color="auto" w:fill="FFFFFF"/>
            <w:tcMar>
              <w:top w:w="0" w:type="dxa"/>
              <w:left w:w="45" w:type="dxa"/>
              <w:bottom w:w="0" w:type="dxa"/>
              <w:right w:w="45" w:type="dxa"/>
            </w:tcMar>
            <w:vAlign w:val="center"/>
            <w:hideMark/>
          </w:tcPr>
          <w:p w14:paraId="45156881" w14:textId="3607409B" w:rsidR="005C1899" w:rsidRPr="0015467F" w:rsidRDefault="00AD37DD" w:rsidP="006701F6">
            <w:pPr>
              <w:tabs>
                <w:tab w:val="left" w:pos="1152"/>
              </w:tabs>
              <w:jc w:val="center"/>
              <w:rPr>
                <w:sz w:val="26"/>
                <w:szCs w:val="26"/>
                <w:lang w:val="en-US"/>
              </w:rPr>
            </w:pPr>
            <w:r>
              <w:rPr>
                <w:sz w:val="26"/>
                <w:szCs w:val="26"/>
                <w:lang w:val="en-US"/>
              </w:rPr>
              <w:t>6</w:t>
            </w:r>
          </w:p>
        </w:tc>
        <w:tc>
          <w:tcPr>
            <w:tcW w:w="0" w:type="auto"/>
            <w:shd w:val="clear" w:color="auto" w:fill="FFFFFF"/>
            <w:tcMar>
              <w:top w:w="0" w:type="dxa"/>
              <w:left w:w="45" w:type="dxa"/>
              <w:bottom w:w="0" w:type="dxa"/>
              <w:right w:w="45" w:type="dxa"/>
            </w:tcMar>
            <w:vAlign w:val="center"/>
            <w:hideMark/>
          </w:tcPr>
          <w:p w14:paraId="6157022A" w14:textId="77777777" w:rsidR="005C1899" w:rsidRPr="0015467F" w:rsidRDefault="005C1899" w:rsidP="005C1899">
            <w:pPr>
              <w:tabs>
                <w:tab w:val="left" w:pos="1152"/>
              </w:tabs>
              <w:jc w:val="both"/>
              <w:rPr>
                <w:sz w:val="26"/>
                <w:szCs w:val="26"/>
                <w:lang w:val="en-US"/>
              </w:rPr>
            </w:pPr>
            <w:r w:rsidRPr="0015467F">
              <w:rPr>
                <w:sz w:val="26"/>
                <w:szCs w:val="26"/>
                <w:lang w:val="en-US"/>
              </w:rPr>
              <w:t>05c/TP/HGCS-TCPL</w:t>
            </w:r>
          </w:p>
        </w:tc>
        <w:tc>
          <w:tcPr>
            <w:tcW w:w="0" w:type="auto"/>
            <w:shd w:val="clear" w:color="auto" w:fill="FFFFFF"/>
            <w:tcMar>
              <w:top w:w="0" w:type="dxa"/>
              <w:left w:w="45" w:type="dxa"/>
              <w:bottom w:w="0" w:type="dxa"/>
              <w:right w:w="45" w:type="dxa"/>
            </w:tcMar>
            <w:vAlign w:val="center"/>
            <w:hideMark/>
          </w:tcPr>
          <w:p w14:paraId="61FAF546" w14:textId="3863EFA1" w:rsidR="005C1899" w:rsidRPr="0015467F" w:rsidRDefault="005C1899" w:rsidP="005C1899">
            <w:pPr>
              <w:tabs>
                <w:tab w:val="left" w:pos="1152"/>
              </w:tabs>
              <w:jc w:val="both"/>
              <w:rPr>
                <w:sz w:val="26"/>
                <w:szCs w:val="26"/>
                <w:lang w:val="en-US"/>
              </w:rPr>
            </w:pPr>
            <w:r w:rsidRPr="0015467F">
              <w:rPr>
                <w:sz w:val="26"/>
                <w:szCs w:val="26"/>
                <w:lang w:val="en-US"/>
              </w:rPr>
              <w:t>Kết quả công tác hòa giải ở cơ sở; số xã, phường, đặc khu đạt chuẩn tiếp cận pháp luật trên địa bàn tỉnh</w:t>
            </w:r>
            <w:r w:rsidR="005C1582">
              <w:rPr>
                <w:sz w:val="26"/>
                <w:szCs w:val="26"/>
                <w:lang w:val="en-US"/>
              </w:rPr>
              <w:t>/thành phố</w:t>
            </w:r>
          </w:p>
        </w:tc>
        <w:tc>
          <w:tcPr>
            <w:tcW w:w="0" w:type="auto"/>
            <w:shd w:val="clear" w:color="auto" w:fill="FFFFFF"/>
            <w:tcMar>
              <w:top w:w="0" w:type="dxa"/>
              <w:left w:w="45" w:type="dxa"/>
              <w:bottom w:w="0" w:type="dxa"/>
              <w:right w:w="45" w:type="dxa"/>
            </w:tcMar>
            <w:vAlign w:val="center"/>
            <w:hideMark/>
          </w:tcPr>
          <w:p w14:paraId="73A06D78" w14:textId="4CFEECBD" w:rsidR="005C1899" w:rsidRPr="0015467F" w:rsidRDefault="005C1582" w:rsidP="006701F6">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6C949C23" w14:textId="77777777" w:rsidR="005C1899" w:rsidRPr="0015467F" w:rsidRDefault="005C1899" w:rsidP="005C1899">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1BCCF58F" w14:textId="77777777" w:rsidTr="006701F6">
        <w:trPr>
          <w:trHeight w:val="435"/>
          <w:tblHeader/>
        </w:trPr>
        <w:tc>
          <w:tcPr>
            <w:tcW w:w="0" w:type="auto"/>
            <w:shd w:val="clear" w:color="auto" w:fill="FFFFFF"/>
            <w:tcMar>
              <w:top w:w="0" w:type="dxa"/>
              <w:left w:w="45" w:type="dxa"/>
              <w:bottom w:w="0" w:type="dxa"/>
              <w:right w:w="45" w:type="dxa"/>
            </w:tcMar>
            <w:vAlign w:val="center"/>
            <w:hideMark/>
          </w:tcPr>
          <w:p w14:paraId="7F836646" w14:textId="4F463D12" w:rsidR="005C1899" w:rsidRPr="0015467F" w:rsidRDefault="00AD37DD" w:rsidP="006701F6">
            <w:pPr>
              <w:tabs>
                <w:tab w:val="left" w:pos="1152"/>
              </w:tabs>
              <w:jc w:val="center"/>
              <w:rPr>
                <w:sz w:val="26"/>
                <w:szCs w:val="26"/>
                <w:lang w:val="en-US"/>
              </w:rPr>
            </w:pPr>
            <w:r>
              <w:rPr>
                <w:sz w:val="26"/>
                <w:szCs w:val="26"/>
                <w:lang w:val="en-US"/>
              </w:rPr>
              <w:t>7</w:t>
            </w:r>
          </w:p>
        </w:tc>
        <w:tc>
          <w:tcPr>
            <w:tcW w:w="0" w:type="auto"/>
            <w:shd w:val="clear" w:color="auto" w:fill="FFFFFF"/>
            <w:tcMar>
              <w:top w:w="0" w:type="dxa"/>
              <w:left w:w="45" w:type="dxa"/>
              <w:bottom w:w="0" w:type="dxa"/>
              <w:right w:w="45" w:type="dxa"/>
            </w:tcMar>
            <w:vAlign w:val="center"/>
            <w:hideMark/>
          </w:tcPr>
          <w:p w14:paraId="6EF78137" w14:textId="77777777" w:rsidR="005C1899" w:rsidRPr="0015467F" w:rsidRDefault="005C1899" w:rsidP="005C1899">
            <w:pPr>
              <w:tabs>
                <w:tab w:val="left" w:pos="1152"/>
              </w:tabs>
              <w:jc w:val="both"/>
              <w:rPr>
                <w:sz w:val="26"/>
                <w:szCs w:val="26"/>
                <w:lang w:val="en-US"/>
              </w:rPr>
            </w:pPr>
            <w:r w:rsidRPr="0015467F">
              <w:rPr>
                <w:sz w:val="26"/>
                <w:szCs w:val="26"/>
                <w:lang w:val="en-US"/>
              </w:rPr>
              <w:t>06b/TP/HT</w:t>
            </w:r>
          </w:p>
        </w:tc>
        <w:tc>
          <w:tcPr>
            <w:tcW w:w="0" w:type="auto"/>
            <w:shd w:val="clear" w:color="auto" w:fill="FFFFFF"/>
            <w:tcMar>
              <w:top w:w="0" w:type="dxa"/>
              <w:left w:w="45" w:type="dxa"/>
              <w:bottom w:w="0" w:type="dxa"/>
              <w:right w:w="45" w:type="dxa"/>
            </w:tcMar>
            <w:vAlign w:val="center"/>
            <w:hideMark/>
          </w:tcPr>
          <w:p w14:paraId="28250980" w14:textId="42EE9428" w:rsidR="005C1899" w:rsidRPr="0015467F" w:rsidRDefault="005C1899" w:rsidP="005C1899">
            <w:pPr>
              <w:tabs>
                <w:tab w:val="left" w:pos="1152"/>
              </w:tabs>
              <w:jc w:val="both"/>
              <w:rPr>
                <w:sz w:val="26"/>
                <w:szCs w:val="26"/>
                <w:lang w:val="en-US"/>
              </w:rPr>
            </w:pPr>
            <w:r w:rsidRPr="0015467F">
              <w:rPr>
                <w:sz w:val="26"/>
                <w:szCs w:val="26"/>
                <w:lang w:val="en-US"/>
              </w:rPr>
              <w:t>Kết quả đăng ký khai sinh, khai tử, kết hôn trên địa bàn tỉnh</w:t>
            </w:r>
            <w:r w:rsidR="001F2792">
              <w:rPr>
                <w:sz w:val="26"/>
                <w:szCs w:val="26"/>
                <w:lang w:val="en-US"/>
              </w:rPr>
              <w:t>/thành phố</w:t>
            </w:r>
          </w:p>
        </w:tc>
        <w:tc>
          <w:tcPr>
            <w:tcW w:w="0" w:type="auto"/>
            <w:shd w:val="clear" w:color="auto" w:fill="FFFFFF"/>
            <w:tcMar>
              <w:top w:w="0" w:type="dxa"/>
              <w:left w:w="45" w:type="dxa"/>
              <w:bottom w:w="0" w:type="dxa"/>
              <w:right w:w="45" w:type="dxa"/>
            </w:tcMar>
            <w:vAlign w:val="center"/>
            <w:hideMark/>
          </w:tcPr>
          <w:p w14:paraId="2FEA4A58" w14:textId="6E4F93A2" w:rsidR="005C1899" w:rsidRPr="0015467F" w:rsidRDefault="00A27CA6" w:rsidP="006701F6">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4A32D973" w14:textId="77777777" w:rsidR="005C1899" w:rsidRPr="0015467F" w:rsidRDefault="005C1899" w:rsidP="005C1899">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3BEEBC28" w14:textId="77777777" w:rsidTr="006701F6">
        <w:trPr>
          <w:trHeight w:val="525"/>
          <w:tblHeader/>
        </w:trPr>
        <w:tc>
          <w:tcPr>
            <w:tcW w:w="0" w:type="auto"/>
            <w:shd w:val="clear" w:color="auto" w:fill="FFFFFF"/>
            <w:tcMar>
              <w:top w:w="0" w:type="dxa"/>
              <w:left w:w="45" w:type="dxa"/>
              <w:bottom w:w="0" w:type="dxa"/>
              <w:right w:w="45" w:type="dxa"/>
            </w:tcMar>
            <w:vAlign w:val="center"/>
            <w:hideMark/>
          </w:tcPr>
          <w:p w14:paraId="20F52E31" w14:textId="54A1AF4F" w:rsidR="00AD37DD" w:rsidRPr="0015467F" w:rsidRDefault="00AD37DD" w:rsidP="00AD37DD">
            <w:pPr>
              <w:tabs>
                <w:tab w:val="left" w:pos="1152"/>
              </w:tabs>
              <w:jc w:val="center"/>
              <w:rPr>
                <w:sz w:val="26"/>
                <w:szCs w:val="26"/>
                <w:lang w:val="en-US"/>
              </w:rPr>
            </w:pPr>
            <w:r w:rsidRPr="0015467F">
              <w:rPr>
                <w:sz w:val="26"/>
                <w:szCs w:val="26"/>
                <w:lang w:val="en-US"/>
              </w:rPr>
              <w:t>8</w:t>
            </w:r>
          </w:p>
        </w:tc>
        <w:tc>
          <w:tcPr>
            <w:tcW w:w="0" w:type="auto"/>
            <w:shd w:val="clear" w:color="auto" w:fill="FFFFFF"/>
            <w:tcMar>
              <w:top w:w="0" w:type="dxa"/>
              <w:left w:w="45" w:type="dxa"/>
              <w:bottom w:w="0" w:type="dxa"/>
              <w:right w:w="45" w:type="dxa"/>
            </w:tcMar>
            <w:vAlign w:val="center"/>
            <w:hideMark/>
          </w:tcPr>
          <w:p w14:paraId="78F9CCF6" w14:textId="77777777" w:rsidR="00AD37DD" w:rsidRPr="0015467F" w:rsidRDefault="00AD37DD" w:rsidP="00AD37DD">
            <w:pPr>
              <w:tabs>
                <w:tab w:val="left" w:pos="1152"/>
              </w:tabs>
              <w:jc w:val="both"/>
              <w:rPr>
                <w:sz w:val="26"/>
                <w:szCs w:val="26"/>
                <w:lang w:val="en-US"/>
              </w:rPr>
            </w:pPr>
            <w:r w:rsidRPr="0015467F">
              <w:rPr>
                <w:sz w:val="26"/>
                <w:szCs w:val="26"/>
                <w:lang w:val="en-US"/>
              </w:rPr>
              <w:t>06d/TP/HTK</w:t>
            </w:r>
          </w:p>
        </w:tc>
        <w:tc>
          <w:tcPr>
            <w:tcW w:w="0" w:type="auto"/>
            <w:shd w:val="clear" w:color="auto" w:fill="FFFFFF"/>
            <w:tcMar>
              <w:top w:w="0" w:type="dxa"/>
              <w:left w:w="45" w:type="dxa"/>
              <w:bottom w:w="0" w:type="dxa"/>
              <w:right w:w="45" w:type="dxa"/>
            </w:tcMar>
            <w:vAlign w:val="center"/>
            <w:hideMark/>
          </w:tcPr>
          <w:p w14:paraId="2238FE4B" w14:textId="6FAB0DE1" w:rsidR="00AD37DD" w:rsidRPr="0015467F" w:rsidRDefault="00AD37DD" w:rsidP="00AD37DD">
            <w:pPr>
              <w:tabs>
                <w:tab w:val="left" w:pos="1152"/>
              </w:tabs>
              <w:jc w:val="both"/>
              <w:rPr>
                <w:sz w:val="26"/>
                <w:szCs w:val="26"/>
                <w:lang w:val="en-US"/>
              </w:rPr>
            </w:pPr>
            <w:r w:rsidRPr="0015467F">
              <w:rPr>
                <w:sz w:val="26"/>
                <w:szCs w:val="26"/>
                <w:lang w:val="en-US"/>
              </w:rPr>
              <w:t>Kết quả đăng ký các việc hộ tịch khác trên địa bàn tỉnh</w:t>
            </w:r>
            <w:r w:rsidR="001F2792">
              <w:rPr>
                <w:sz w:val="26"/>
                <w:szCs w:val="26"/>
                <w:lang w:val="en-US"/>
              </w:rPr>
              <w:t>/thành phố</w:t>
            </w:r>
          </w:p>
        </w:tc>
        <w:tc>
          <w:tcPr>
            <w:tcW w:w="0" w:type="auto"/>
            <w:shd w:val="clear" w:color="auto" w:fill="FFFFFF"/>
            <w:tcMar>
              <w:top w:w="0" w:type="dxa"/>
              <w:left w:w="45" w:type="dxa"/>
              <w:bottom w:w="0" w:type="dxa"/>
              <w:right w:w="45" w:type="dxa"/>
            </w:tcMar>
            <w:vAlign w:val="center"/>
            <w:hideMark/>
          </w:tcPr>
          <w:p w14:paraId="7F803FB6" w14:textId="7DDFAAFA" w:rsidR="00AD37DD" w:rsidRPr="0015467F" w:rsidRDefault="00642B90" w:rsidP="00AD37DD">
            <w:pPr>
              <w:tabs>
                <w:tab w:val="left" w:pos="1152"/>
              </w:tabs>
              <w:jc w:val="center"/>
              <w:rPr>
                <w:sz w:val="26"/>
                <w:szCs w:val="26"/>
                <w:lang w:val="en-US"/>
              </w:rPr>
            </w:pPr>
            <w:r>
              <w:rPr>
                <w:sz w:val="26"/>
                <w:szCs w:val="26"/>
                <w:lang w:val="en-US"/>
              </w:rPr>
              <w:t>Tròn năm</w:t>
            </w:r>
          </w:p>
        </w:tc>
        <w:tc>
          <w:tcPr>
            <w:tcW w:w="0" w:type="auto"/>
            <w:shd w:val="clear" w:color="auto" w:fill="FFFFFF"/>
            <w:tcMar>
              <w:top w:w="0" w:type="dxa"/>
              <w:left w:w="45" w:type="dxa"/>
              <w:bottom w:w="0" w:type="dxa"/>
              <w:right w:w="45" w:type="dxa"/>
            </w:tcMar>
            <w:vAlign w:val="center"/>
            <w:hideMark/>
          </w:tcPr>
          <w:p w14:paraId="7619195B" w14:textId="77777777" w:rsidR="00AD37DD" w:rsidRPr="0015467F" w:rsidRDefault="00AD37DD" w:rsidP="00AD37DD">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6345C1BA" w14:textId="77777777" w:rsidTr="006701F6">
        <w:trPr>
          <w:trHeight w:val="630"/>
          <w:tblHeader/>
        </w:trPr>
        <w:tc>
          <w:tcPr>
            <w:tcW w:w="0" w:type="auto"/>
            <w:shd w:val="clear" w:color="auto" w:fill="FFFFFF"/>
            <w:tcMar>
              <w:top w:w="0" w:type="dxa"/>
              <w:left w:w="45" w:type="dxa"/>
              <w:bottom w:w="0" w:type="dxa"/>
              <w:right w:w="45" w:type="dxa"/>
            </w:tcMar>
            <w:vAlign w:val="center"/>
            <w:hideMark/>
          </w:tcPr>
          <w:p w14:paraId="50B52D5C" w14:textId="59CF4662" w:rsidR="00AD37DD" w:rsidRPr="0015467F" w:rsidRDefault="00AD37DD" w:rsidP="00AD37DD">
            <w:pPr>
              <w:tabs>
                <w:tab w:val="left" w:pos="1152"/>
              </w:tabs>
              <w:jc w:val="center"/>
              <w:rPr>
                <w:sz w:val="26"/>
                <w:szCs w:val="26"/>
                <w:lang w:val="en-US"/>
              </w:rPr>
            </w:pPr>
            <w:r w:rsidRPr="0015467F">
              <w:rPr>
                <w:sz w:val="26"/>
                <w:szCs w:val="26"/>
                <w:lang w:val="en-US"/>
              </w:rPr>
              <w:t>9</w:t>
            </w:r>
          </w:p>
        </w:tc>
        <w:tc>
          <w:tcPr>
            <w:tcW w:w="0" w:type="auto"/>
            <w:shd w:val="clear" w:color="auto" w:fill="FFFFFF"/>
            <w:tcMar>
              <w:top w:w="0" w:type="dxa"/>
              <w:left w:w="45" w:type="dxa"/>
              <w:bottom w:w="0" w:type="dxa"/>
              <w:right w:w="45" w:type="dxa"/>
            </w:tcMar>
            <w:vAlign w:val="center"/>
            <w:hideMark/>
          </w:tcPr>
          <w:p w14:paraId="519A12AA" w14:textId="77777777" w:rsidR="00AD37DD" w:rsidRPr="0015467F" w:rsidRDefault="00AD37DD" w:rsidP="00AD37DD">
            <w:pPr>
              <w:tabs>
                <w:tab w:val="left" w:pos="1152"/>
              </w:tabs>
              <w:jc w:val="both"/>
              <w:rPr>
                <w:sz w:val="26"/>
                <w:szCs w:val="26"/>
                <w:lang w:val="en-US"/>
              </w:rPr>
            </w:pPr>
            <w:r w:rsidRPr="0015467F">
              <w:rPr>
                <w:sz w:val="26"/>
                <w:szCs w:val="26"/>
                <w:lang w:val="en-US"/>
              </w:rPr>
              <w:t>08b/TP/CNTN</w:t>
            </w:r>
          </w:p>
        </w:tc>
        <w:tc>
          <w:tcPr>
            <w:tcW w:w="0" w:type="auto"/>
            <w:shd w:val="clear" w:color="auto" w:fill="FFFFFF"/>
            <w:tcMar>
              <w:top w:w="0" w:type="dxa"/>
              <w:left w:w="45" w:type="dxa"/>
              <w:bottom w:w="0" w:type="dxa"/>
              <w:right w:w="45" w:type="dxa"/>
            </w:tcMar>
            <w:vAlign w:val="center"/>
            <w:hideMark/>
          </w:tcPr>
          <w:p w14:paraId="1ECAE158" w14:textId="77777777" w:rsidR="00AD37DD" w:rsidRPr="00004D59" w:rsidRDefault="00AD37DD" w:rsidP="00AD37DD">
            <w:pPr>
              <w:tabs>
                <w:tab w:val="left" w:pos="1152"/>
              </w:tabs>
              <w:jc w:val="both"/>
              <w:rPr>
                <w:spacing w:val="-4"/>
                <w:sz w:val="26"/>
                <w:szCs w:val="26"/>
                <w:lang w:val="en-US"/>
              </w:rPr>
            </w:pPr>
            <w:r w:rsidRPr="00004D59">
              <w:rPr>
                <w:spacing w:val="-4"/>
                <w:sz w:val="26"/>
                <w:szCs w:val="26"/>
                <w:lang w:val="en-US"/>
              </w:rPr>
              <w:t>Kết quả đăng ký nuôi con nuôi trong nước trên địa bàn tỉnh/thành phố</w:t>
            </w:r>
          </w:p>
        </w:tc>
        <w:tc>
          <w:tcPr>
            <w:tcW w:w="0" w:type="auto"/>
            <w:shd w:val="clear" w:color="auto" w:fill="FFFFFF"/>
            <w:tcMar>
              <w:top w:w="0" w:type="dxa"/>
              <w:left w:w="45" w:type="dxa"/>
              <w:bottom w:w="0" w:type="dxa"/>
              <w:right w:w="45" w:type="dxa"/>
            </w:tcMar>
            <w:vAlign w:val="center"/>
            <w:hideMark/>
          </w:tcPr>
          <w:p w14:paraId="6833C1C9" w14:textId="7E676D35" w:rsidR="00AD37DD" w:rsidRPr="0015467F" w:rsidRDefault="00CD18B7" w:rsidP="00AD37DD">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249E2D8A" w14:textId="77777777" w:rsidR="00AD37DD" w:rsidRPr="0015467F" w:rsidRDefault="00AD37DD" w:rsidP="00AD37DD">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6346BA31" w14:textId="77777777" w:rsidTr="006701F6">
        <w:trPr>
          <w:trHeight w:val="630"/>
          <w:tblHeader/>
        </w:trPr>
        <w:tc>
          <w:tcPr>
            <w:tcW w:w="0" w:type="auto"/>
            <w:shd w:val="clear" w:color="auto" w:fill="FFFFFF"/>
            <w:tcMar>
              <w:top w:w="0" w:type="dxa"/>
              <w:left w:w="45" w:type="dxa"/>
              <w:bottom w:w="0" w:type="dxa"/>
              <w:right w:w="45" w:type="dxa"/>
            </w:tcMar>
            <w:vAlign w:val="center"/>
            <w:hideMark/>
          </w:tcPr>
          <w:p w14:paraId="0625D810" w14:textId="7FCC11E3" w:rsidR="00AD37DD" w:rsidRPr="0015467F" w:rsidRDefault="00AD37DD" w:rsidP="00AD37DD">
            <w:pPr>
              <w:tabs>
                <w:tab w:val="left" w:pos="1152"/>
              </w:tabs>
              <w:jc w:val="center"/>
              <w:rPr>
                <w:sz w:val="26"/>
                <w:szCs w:val="26"/>
                <w:lang w:val="en-US"/>
              </w:rPr>
            </w:pPr>
            <w:r w:rsidRPr="0015467F">
              <w:rPr>
                <w:sz w:val="26"/>
                <w:szCs w:val="26"/>
                <w:lang w:val="en-US"/>
              </w:rPr>
              <w:t>10</w:t>
            </w:r>
          </w:p>
        </w:tc>
        <w:tc>
          <w:tcPr>
            <w:tcW w:w="0" w:type="auto"/>
            <w:shd w:val="clear" w:color="auto" w:fill="FFFFFF"/>
            <w:tcMar>
              <w:top w:w="0" w:type="dxa"/>
              <w:left w:w="45" w:type="dxa"/>
              <w:bottom w:w="0" w:type="dxa"/>
              <w:right w:w="45" w:type="dxa"/>
            </w:tcMar>
            <w:vAlign w:val="center"/>
            <w:hideMark/>
          </w:tcPr>
          <w:p w14:paraId="74DE88F8" w14:textId="6A8671BD" w:rsidR="00AD37DD" w:rsidRPr="0015467F" w:rsidRDefault="003209D1" w:rsidP="00AD37DD">
            <w:pPr>
              <w:tabs>
                <w:tab w:val="left" w:pos="1152"/>
              </w:tabs>
              <w:jc w:val="both"/>
              <w:rPr>
                <w:sz w:val="26"/>
                <w:szCs w:val="26"/>
                <w:lang w:val="en-US"/>
              </w:rPr>
            </w:pPr>
            <w:r>
              <w:rPr>
                <w:sz w:val="26"/>
                <w:szCs w:val="26"/>
                <w:lang w:val="en-US"/>
              </w:rPr>
              <w:t>08c/TP/CNN</w:t>
            </w:r>
            <w:r w:rsidR="00AD37DD" w:rsidRPr="0015467F">
              <w:rPr>
                <w:sz w:val="26"/>
                <w:szCs w:val="26"/>
                <w:lang w:val="en-US"/>
              </w:rPr>
              <w:t>N</w:t>
            </w:r>
          </w:p>
        </w:tc>
        <w:tc>
          <w:tcPr>
            <w:tcW w:w="0" w:type="auto"/>
            <w:shd w:val="clear" w:color="auto" w:fill="FFFFFF"/>
            <w:tcMar>
              <w:top w:w="0" w:type="dxa"/>
              <w:left w:w="45" w:type="dxa"/>
              <w:bottom w:w="0" w:type="dxa"/>
              <w:right w:w="45" w:type="dxa"/>
            </w:tcMar>
            <w:vAlign w:val="center"/>
            <w:hideMark/>
          </w:tcPr>
          <w:p w14:paraId="183983EA" w14:textId="77777777" w:rsidR="00AD37DD" w:rsidRPr="0015467F" w:rsidRDefault="00AD37DD" w:rsidP="00AD37DD">
            <w:pPr>
              <w:tabs>
                <w:tab w:val="left" w:pos="1152"/>
              </w:tabs>
              <w:jc w:val="both"/>
              <w:rPr>
                <w:sz w:val="26"/>
                <w:szCs w:val="26"/>
                <w:lang w:val="en-US"/>
              </w:rPr>
            </w:pPr>
            <w:r w:rsidRPr="0015467F">
              <w:rPr>
                <w:sz w:val="26"/>
                <w:szCs w:val="26"/>
                <w:lang w:val="en-US"/>
              </w:rPr>
              <w:t>Kết quả giải quyết cho trẻ em Việt Nam làm con nuôi nước ngoài trên địa bàn tỉnh/thành phố</w:t>
            </w:r>
          </w:p>
        </w:tc>
        <w:tc>
          <w:tcPr>
            <w:tcW w:w="0" w:type="auto"/>
            <w:shd w:val="clear" w:color="auto" w:fill="FFFFFF"/>
            <w:tcMar>
              <w:top w:w="0" w:type="dxa"/>
              <w:left w:w="45" w:type="dxa"/>
              <w:bottom w:w="0" w:type="dxa"/>
              <w:right w:w="45" w:type="dxa"/>
            </w:tcMar>
            <w:vAlign w:val="center"/>
            <w:hideMark/>
          </w:tcPr>
          <w:p w14:paraId="7186582F" w14:textId="2A79DE56" w:rsidR="00AD37DD" w:rsidRPr="0015467F" w:rsidRDefault="00CD18B7" w:rsidP="00AD37DD">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49F1FB69" w14:textId="77777777" w:rsidR="00AD37DD" w:rsidRPr="0015467F" w:rsidRDefault="00AD37DD" w:rsidP="00AD37DD">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4908EE9D" w14:textId="77777777" w:rsidTr="006701F6">
        <w:trPr>
          <w:trHeight w:val="630"/>
          <w:tblHeader/>
        </w:trPr>
        <w:tc>
          <w:tcPr>
            <w:tcW w:w="0" w:type="auto"/>
            <w:shd w:val="clear" w:color="auto" w:fill="FFFFFF"/>
            <w:tcMar>
              <w:top w:w="0" w:type="dxa"/>
              <w:left w:w="45" w:type="dxa"/>
              <w:bottom w:w="0" w:type="dxa"/>
              <w:right w:w="45" w:type="dxa"/>
            </w:tcMar>
            <w:vAlign w:val="center"/>
            <w:hideMark/>
          </w:tcPr>
          <w:p w14:paraId="2B61DBD8" w14:textId="52D72E12" w:rsidR="00AD37DD" w:rsidRPr="0015467F" w:rsidRDefault="00AD37DD" w:rsidP="00AD37DD">
            <w:pPr>
              <w:tabs>
                <w:tab w:val="left" w:pos="1152"/>
              </w:tabs>
              <w:jc w:val="center"/>
              <w:rPr>
                <w:sz w:val="26"/>
                <w:szCs w:val="26"/>
                <w:lang w:val="en-US"/>
              </w:rPr>
            </w:pPr>
            <w:r w:rsidRPr="0015467F">
              <w:rPr>
                <w:sz w:val="26"/>
                <w:szCs w:val="26"/>
                <w:lang w:val="en-US"/>
              </w:rPr>
              <w:lastRenderedPageBreak/>
              <w:t>11</w:t>
            </w:r>
          </w:p>
        </w:tc>
        <w:tc>
          <w:tcPr>
            <w:tcW w:w="0" w:type="auto"/>
            <w:shd w:val="clear" w:color="auto" w:fill="FFFFFF"/>
            <w:tcMar>
              <w:top w:w="0" w:type="dxa"/>
              <w:left w:w="45" w:type="dxa"/>
              <w:bottom w:w="0" w:type="dxa"/>
              <w:right w:w="45" w:type="dxa"/>
            </w:tcMar>
            <w:vAlign w:val="center"/>
            <w:hideMark/>
          </w:tcPr>
          <w:p w14:paraId="643BB27A" w14:textId="77777777" w:rsidR="00AD37DD" w:rsidRPr="0015467F" w:rsidRDefault="00AD37DD" w:rsidP="00AD37DD">
            <w:pPr>
              <w:tabs>
                <w:tab w:val="left" w:pos="1152"/>
              </w:tabs>
              <w:jc w:val="both"/>
              <w:rPr>
                <w:sz w:val="26"/>
                <w:szCs w:val="26"/>
                <w:lang w:val="en-US"/>
              </w:rPr>
            </w:pPr>
            <w:r w:rsidRPr="0015467F">
              <w:rPr>
                <w:sz w:val="26"/>
                <w:szCs w:val="26"/>
                <w:lang w:val="en-US"/>
              </w:rPr>
              <w:t>09b/TP/CT</w:t>
            </w:r>
          </w:p>
        </w:tc>
        <w:tc>
          <w:tcPr>
            <w:tcW w:w="0" w:type="auto"/>
            <w:shd w:val="clear" w:color="auto" w:fill="FFFFFF"/>
            <w:tcMar>
              <w:top w:w="0" w:type="dxa"/>
              <w:left w:w="45" w:type="dxa"/>
              <w:bottom w:w="0" w:type="dxa"/>
              <w:right w:w="45" w:type="dxa"/>
            </w:tcMar>
            <w:vAlign w:val="center"/>
            <w:hideMark/>
          </w:tcPr>
          <w:p w14:paraId="613AD752" w14:textId="4D08542C" w:rsidR="00AD37DD" w:rsidRPr="0015467F" w:rsidRDefault="00AD37DD" w:rsidP="00AD37DD">
            <w:pPr>
              <w:tabs>
                <w:tab w:val="left" w:pos="1152"/>
              </w:tabs>
              <w:jc w:val="both"/>
              <w:rPr>
                <w:sz w:val="26"/>
                <w:szCs w:val="26"/>
                <w:lang w:val="en-US"/>
              </w:rPr>
            </w:pPr>
            <w:r w:rsidRPr="0015467F">
              <w:rPr>
                <w:sz w:val="26"/>
                <w:szCs w:val="26"/>
                <w:lang w:val="en-US"/>
              </w:rPr>
              <w:t>Kết quả chứng thực trên địa bàn tỉnh</w:t>
            </w:r>
            <w:r w:rsidR="00004D59">
              <w:rPr>
                <w:sz w:val="26"/>
                <w:szCs w:val="26"/>
                <w:lang w:val="en-US"/>
              </w:rPr>
              <w:t>/thành phố</w:t>
            </w:r>
          </w:p>
        </w:tc>
        <w:tc>
          <w:tcPr>
            <w:tcW w:w="0" w:type="auto"/>
            <w:shd w:val="clear" w:color="auto" w:fill="FFFFFF"/>
            <w:tcMar>
              <w:top w:w="0" w:type="dxa"/>
              <w:left w:w="45" w:type="dxa"/>
              <w:bottom w:w="0" w:type="dxa"/>
              <w:right w:w="45" w:type="dxa"/>
            </w:tcMar>
            <w:vAlign w:val="center"/>
            <w:hideMark/>
          </w:tcPr>
          <w:p w14:paraId="29635F4C" w14:textId="0B2A78FC" w:rsidR="00AD37DD" w:rsidRPr="0015467F" w:rsidRDefault="00CD18B7" w:rsidP="00AD37DD">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644BBFC6" w14:textId="77777777" w:rsidR="00AD37DD" w:rsidRPr="0015467F" w:rsidRDefault="00AD37DD" w:rsidP="00AD37DD">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78C9AFBB" w14:textId="77777777" w:rsidTr="006701F6">
        <w:trPr>
          <w:trHeight w:val="675"/>
          <w:tblHeader/>
        </w:trPr>
        <w:tc>
          <w:tcPr>
            <w:tcW w:w="0" w:type="auto"/>
            <w:shd w:val="clear" w:color="auto" w:fill="FFFFFF"/>
            <w:tcMar>
              <w:top w:w="0" w:type="dxa"/>
              <w:left w:w="45" w:type="dxa"/>
              <w:bottom w:w="0" w:type="dxa"/>
              <w:right w:w="45" w:type="dxa"/>
            </w:tcMar>
            <w:vAlign w:val="center"/>
            <w:hideMark/>
          </w:tcPr>
          <w:p w14:paraId="76B6D526" w14:textId="240F4514" w:rsidR="00AD37DD" w:rsidRPr="0015467F" w:rsidRDefault="00AD37DD" w:rsidP="00AD37DD">
            <w:pPr>
              <w:tabs>
                <w:tab w:val="left" w:pos="1152"/>
              </w:tabs>
              <w:jc w:val="center"/>
              <w:rPr>
                <w:sz w:val="26"/>
                <w:szCs w:val="26"/>
                <w:lang w:val="en-US"/>
              </w:rPr>
            </w:pPr>
            <w:r w:rsidRPr="0015467F">
              <w:rPr>
                <w:sz w:val="26"/>
                <w:szCs w:val="26"/>
                <w:lang w:val="en-US"/>
              </w:rPr>
              <w:t>12</w:t>
            </w:r>
          </w:p>
        </w:tc>
        <w:tc>
          <w:tcPr>
            <w:tcW w:w="0" w:type="auto"/>
            <w:shd w:val="clear" w:color="auto" w:fill="FFFFFF"/>
            <w:tcMar>
              <w:top w:w="0" w:type="dxa"/>
              <w:left w:w="45" w:type="dxa"/>
              <w:bottom w:w="0" w:type="dxa"/>
              <w:right w:w="45" w:type="dxa"/>
            </w:tcMar>
            <w:vAlign w:val="center"/>
            <w:hideMark/>
          </w:tcPr>
          <w:p w14:paraId="5F1C0405" w14:textId="77777777" w:rsidR="00AD37DD" w:rsidRPr="0015467F" w:rsidRDefault="00AD37DD" w:rsidP="00AD37DD">
            <w:pPr>
              <w:tabs>
                <w:tab w:val="left" w:pos="1152"/>
              </w:tabs>
              <w:jc w:val="both"/>
              <w:rPr>
                <w:sz w:val="26"/>
                <w:szCs w:val="26"/>
                <w:lang w:val="en-US"/>
              </w:rPr>
            </w:pPr>
            <w:r w:rsidRPr="0015467F">
              <w:rPr>
                <w:sz w:val="26"/>
                <w:szCs w:val="26"/>
                <w:lang w:val="en-US"/>
              </w:rPr>
              <w:t>10b/TP/CC</w:t>
            </w:r>
          </w:p>
        </w:tc>
        <w:tc>
          <w:tcPr>
            <w:tcW w:w="0" w:type="auto"/>
            <w:shd w:val="clear" w:color="auto" w:fill="FFFFFF"/>
            <w:tcMar>
              <w:top w:w="0" w:type="dxa"/>
              <w:left w:w="45" w:type="dxa"/>
              <w:bottom w:w="0" w:type="dxa"/>
              <w:right w:w="45" w:type="dxa"/>
            </w:tcMar>
            <w:vAlign w:val="center"/>
            <w:hideMark/>
          </w:tcPr>
          <w:p w14:paraId="50D31F56" w14:textId="59C481A4" w:rsidR="00AD37DD" w:rsidRPr="00004D59" w:rsidRDefault="00AD37DD" w:rsidP="00AD37DD">
            <w:pPr>
              <w:tabs>
                <w:tab w:val="left" w:pos="1152"/>
              </w:tabs>
              <w:jc w:val="both"/>
              <w:rPr>
                <w:spacing w:val="2"/>
                <w:sz w:val="26"/>
                <w:szCs w:val="26"/>
                <w:lang w:val="en-US"/>
              </w:rPr>
            </w:pPr>
            <w:r w:rsidRPr="00004D59">
              <w:rPr>
                <w:spacing w:val="2"/>
                <w:sz w:val="26"/>
                <w:szCs w:val="26"/>
                <w:lang w:val="en-US"/>
              </w:rPr>
              <w:t>Số tổ chức và kết quả hoạt động công chứng trên địa bàn tỉnh</w:t>
            </w:r>
            <w:r w:rsidR="00004D59" w:rsidRPr="00004D59">
              <w:rPr>
                <w:spacing w:val="2"/>
                <w:sz w:val="26"/>
                <w:szCs w:val="26"/>
                <w:lang w:val="en-US"/>
              </w:rPr>
              <w:t>/thành phố</w:t>
            </w:r>
          </w:p>
        </w:tc>
        <w:tc>
          <w:tcPr>
            <w:tcW w:w="0" w:type="auto"/>
            <w:shd w:val="clear" w:color="auto" w:fill="FFFFFF"/>
            <w:tcMar>
              <w:top w:w="0" w:type="dxa"/>
              <w:left w:w="45" w:type="dxa"/>
              <w:bottom w:w="0" w:type="dxa"/>
              <w:right w:w="45" w:type="dxa"/>
            </w:tcMar>
            <w:vAlign w:val="center"/>
            <w:hideMark/>
          </w:tcPr>
          <w:p w14:paraId="4E66192E" w14:textId="526480DE" w:rsidR="00AD37DD" w:rsidRPr="0015467F" w:rsidRDefault="00CD18B7" w:rsidP="00AD37DD">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3DE0EBFA" w14:textId="77777777" w:rsidR="00AD37DD" w:rsidRPr="0015467F" w:rsidRDefault="00AD37DD" w:rsidP="00AD37DD">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4A13274B" w14:textId="77777777" w:rsidTr="006701F6">
        <w:trPr>
          <w:trHeight w:val="690"/>
          <w:tblHeader/>
        </w:trPr>
        <w:tc>
          <w:tcPr>
            <w:tcW w:w="0" w:type="auto"/>
            <w:shd w:val="clear" w:color="auto" w:fill="FFFFFF"/>
            <w:tcMar>
              <w:top w:w="0" w:type="dxa"/>
              <w:left w:w="45" w:type="dxa"/>
              <w:bottom w:w="0" w:type="dxa"/>
              <w:right w:w="45" w:type="dxa"/>
            </w:tcMar>
            <w:vAlign w:val="center"/>
            <w:hideMark/>
          </w:tcPr>
          <w:p w14:paraId="6C6797EF" w14:textId="78D9D040" w:rsidR="00AD37DD" w:rsidRPr="0015467F" w:rsidRDefault="00AD37DD" w:rsidP="00AD37DD">
            <w:pPr>
              <w:tabs>
                <w:tab w:val="left" w:pos="1152"/>
              </w:tabs>
              <w:jc w:val="center"/>
              <w:rPr>
                <w:sz w:val="26"/>
                <w:szCs w:val="26"/>
                <w:lang w:val="en-US"/>
              </w:rPr>
            </w:pPr>
            <w:r w:rsidRPr="0015467F">
              <w:rPr>
                <w:sz w:val="26"/>
                <w:szCs w:val="26"/>
                <w:lang w:val="en-US"/>
              </w:rPr>
              <w:t>13</w:t>
            </w:r>
          </w:p>
        </w:tc>
        <w:tc>
          <w:tcPr>
            <w:tcW w:w="0" w:type="auto"/>
            <w:shd w:val="clear" w:color="auto" w:fill="FFFFFF"/>
            <w:tcMar>
              <w:top w:w="0" w:type="dxa"/>
              <w:left w:w="45" w:type="dxa"/>
              <w:bottom w:w="0" w:type="dxa"/>
              <w:right w:w="45" w:type="dxa"/>
            </w:tcMar>
            <w:vAlign w:val="center"/>
            <w:hideMark/>
          </w:tcPr>
          <w:p w14:paraId="5D3CA788" w14:textId="77777777" w:rsidR="00AD37DD" w:rsidRPr="0015467F" w:rsidRDefault="00AD37DD" w:rsidP="00AD37DD">
            <w:pPr>
              <w:tabs>
                <w:tab w:val="left" w:pos="1152"/>
              </w:tabs>
              <w:jc w:val="both"/>
              <w:rPr>
                <w:sz w:val="26"/>
                <w:szCs w:val="26"/>
                <w:lang w:val="en-US"/>
              </w:rPr>
            </w:pPr>
            <w:r w:rsidRPr="0015467F">
              <w:rPr>
                <w:sz w:val="26"/>
                <w:szCs w:val="26"/>
                <w:lang w:val="en-US"/>
              </w:rPr>
              <w:t>11b/TP/LSTN</w:t>
            </w:r>
          </w:p>
        </w:tc>
        <w:tc>
          <w:tcPr>
            <w:tcW w:w="0" w:type="auto"/>
            <w:shd w:val="clear" w:color="auto" w:fill="FFFFFF"/>
            <w:tcMar>
              <w:top w:w="0" w:type="dxa"/>
              <w:left w:w="45" w:type="dxa"/>
              <w:bottom w:w="0" w:type="dxa"/>
              <w:right w:w="45" w:type="dxa"/>
            </w:tcMar>
            <w:vAlign w:val="center"/>
            <w:hideMark/>
          </w:tcPr>
          <w:p w14:paraId="7AF3E20C" w14:textId="6EBF0CB5" w:rsidR="00AD37DD" w:rsidRPr="0015467F" w:rsidRDefault="00AD37DD" w:rsidP="00AD37DD">
            <w:pPr>
              <w:tabs>
                <w:tab w:val="left" w:pos="1152"/>
              </w:tabs>
              <w:jc w:val="both"/>
              <w:rPr>
                <w:sz w:val="26"/>
                <w:szCs w:val="26"/>
                <w:lang w:val="en-US"/>
              </w:rPr>
            </w:pPr>
            <w:r w:rsidRPr="0015467F">
              <w:rPr>
                <w:sz w:val="26"/>
                <w:szCs w:val="26"/>
                <w:lang w:val="en-US"/>
              </w:rPr>
              <w:t>Số tổ chức và kết quả hoạt động của các tổ chức hành nghề luật sư trên địa bàn tỉnh</w:t>
            </w:r>
            <w:r w:rsidR="00004D59">
              <w:rPr>
                <w:sz w:val="26"/>
                <w:szCs w:val="26"/>
                <w:lang w:val="en-US"/>
              </w:rPr>
              <w:t>/thành phố</w:t>
            </w:r>
          </w:p>
        </w:tc>
        <w:tc>
          <w:tcPr>
            <w:tcW w:w="0" w:type="auto"/>
            <w:shd w:val="clear" w:color="auto" w:fill="FFFFFF"/>
            <w:tcMar>
              <w:top w:w="0" w:type="dxa"/>
              <w:left w:w="45" w:type="dxa"/>
              <w:bottom w:w="0" w:type="dxa"/>
              <w:right w:w="45" w:type="dxa"/>
            </w:tcMar>
            <w:vAlign w:val="center"/>
            <w:hideMark/>
          </w:tcPr>
          <w:p w14:paraId="7933D7CC" w14:textId="0DB32B55" w:rsidR="00AD37DD" w:rsidRPr="0015467F" w:rsidRDefault="00CD18B7" w:rsidP="00AD37DD">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54EAAD9C" w14:textId="77777777" w:rsidR="00AD37DD" w:rsidRPr="0015467F" w:rsidRDefault="00AD37DD" w:rsidP="00AD37DD">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5BFF88D0" w14:textId="77777777" w:rsidTr="006701F6">
        <w:trPr>
          <w:trHeight w:val="630"/>
          <w:tblHeader/>
        </w:trPr>
        <w:tc>
          <w:tcPr>
            <w:tcW w:w="0" w:type="auto"/>
            <w:shd w:val="clear" w:color="auto" w:fill="FFFFFF"/>
            <w:tcMar>
              <w:top w:w="0" w:type="dxa"/>
              <w:left w:w="45" w:type="dxa"/>
              <w:bottom w:w="0" w:type="dxa"/>
              <w:right w:w="45" w:type="dxa"/>
            </w:tcMar>
            <w:vAlign w:val="center"/>
            <w:hideMark/>
          </w:tcPr>
          <w:p w14:paraId="5BD7381E" w14:textId="57172C19" w:rsidR="00AD37DD" w:rsidRPr="0015467F" w:rsidRDefault="00AD37DD" w:rsidP="00AD37DD">
            <w:pPr>
              <w:tabs>
                <w:tab w:val="left" w:pos="1152"/>
              </w:tabs>
              <w:jc w:val="center"/>
              <w:rPr>
                <w:sz w:val="26"/>
                <w:szCs w:val="26"/>
                <w:lang w:val="en-US"/>
              </w:rPr>
            </w:pPr>
            <w:r w:rsidRPr="0015467F">
              <w:rPr>
                <w:sz w:val="26"/>
                <w:szCs w:val="26"/>
                <w:lang w:val="en-US"/>
              </w:rPr>
              <w:t>14</w:t>
            </w:r>
          </w:p>
        </w:tc>
        <w:tc>
          <w:tcPr>
            <w:tcW w:w="0" w:type="auto"/>
            <w:shd w:val="clear" w:color="auto" w:fill="FFFFFF"/>
            <w:tcMar>
              <w:top w:w="0" w:type="dxa"/>
              <w:left w:w="45" w:type="dxa"/>
              <w:bottom w:w="0" w:type="dxa"/>
              <w:right w:w="45" w:type="dxa"/>
            </w:tcMar>
            <w:vAlign w:val="center"/>
            <w:hideMark/>
          </w:tcPr>
          <w:p w14:paraId="6A90C8DD" w14:textId="77777777" w:rsidR="00AD37DD" w:rsidRPr="0015467F" w:rsidRDefault="00AD37DD" w:rsidP="00AD37DD">
            <w:pPr>
              <w:tabs>
                <w:tab w:val="left" w:pos="1152"/>
              </w:tabs>
              <w:jc w:val="both"/>
              <w:rPr>
                <w:sz w:val="26"/>
                <w:szCs w:val="26"/>
                <w:lang w:val="en-US"/>
              </w:rPr>
            </w:pPr>
            <w:r w:rsidRPr="0015467F">
              <w:rPr>
                <w:sz w:val="26"/>
                <w:szCs w:val="26"/>
                <w:lang w:val="en-US"/>
              </w:rPr>
              <w:t>11c/TP/LSTN</w:t>
            </w:r>
          </w:p>
        </w:tc>
        <w:tc>
          <w:tcPr>
            <w:tcW w:w="0" w:type="auto"/>
            <w:shd w:val="clear" w:color="auto" w:fill="FFFFFF"/>
            <w:tcMar>
              <w:top w:w="0" w:type="dxa"/>
              <w:left w:w="45" w:type="dxa"/>
              <w:bottom w:w="0" w:type="dxa"/>
              <w:right w:w="45" w:type="dxa"/>
            </w:tcMar>
            <w:vAlign w:val="center"/>
            <w:hideMark/>
          </w:tcPr>
          <w:p w14:paraId="4F76AAB0" w14:textId="0502A7FE" w:rsidR="00AD37DD" w:rsidRPr="0015467F" w:rsidRDefault="00F505E5" w:rsidP="00AD37DD">
            <w:pPr>
              <w:tabs>
                <w:tab w:val="left" w:pos="1152"/>
              </w:tabs>
              <w:jc w:val="both"/>
              <w:rPr>
                <w:sz w:val="26"/>
                <w:szCs w:val="26"/>
                <w:lang w:val="en-US"/>
              </w:rPr>
            </w:pPr>
            <w:r w:rsidRPr="0015467F">
              <w:rPr>
                <w:sz w:val="26"/>
                <w:szCs w:val="26"/>
                <w:lang w:val="en-US"/>
              </w:rPr>
              <w:t>Kết quả hoạt động cấp chứng chỉ hành nghề luật sư trên địa bàn tỉnh/thành phố</w:t>
            </w:r>
          </w:p>
        </w:tc>
        <w:tc>
          <w:tcPr>
            <w:tcW w:w="0" w:type="auto"/>
            <w:shd w:val="clear" w:color="auto" w:fill="FFFFFF"/>
            <w:tcMar>
              <w:top w:w="0" w:type="dxa"/>
              <w:left w:w="45" w:type="dxa"/>
              <w:bottom w:w="0" w:type="dxa"/>
              <w:right w:w="45" w:type="dxa"/>
            </w:tcMar>
            <w:vAlign w:val="center"/>
            <w:hideMark/>
          </w:tcPr>
          <w:p w14:paraId="167F0B11" w14:textId="0D509F47" w:rsidR="00AD37DD" w:rsidRPr="0015467F" w:rsidRDefault="00CD18B7" w:rsidP="00AD37DD">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22D83896" w14:textId="77777777" w:rsidR="00AD37DD" w:rsidRPr="0015467F" w:rsidRDefault="00AD37DD" w:rsidP="00AD37DD">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46D9738A" w14:textId="77777777" w:rsidTr="006701F6">
        <w:trPr>
          <w:trHeight w:val="630"/>
          <w:tblHeader/>
        </w:trPr>
        <w:tc>
          <w:tcPr>
            <w:tcW w:w="0" w:type="auto"/>
            <w:shd w:val="clear" w:color="auto" w:fill="FFFFFF"/>
            <w:tcMar>
              <w:top w:w="0" w:type="dxa"/>
              <w:left w:w="45" w:type="dxa"/>
              <w:bottom w:w="0" w:type="dxa"/>
              <w:right w:w="45" w:type="dxa"/>
            </w:tcMar>
            <w:vAlign w:val="center"/>
            <w:hideMark/>
          </w:tcPr>
          <w:p w14:paraId="753087D9" w14:textId="2F0396DF" w:rsidR="00AD37DD" w:rsidRPr="0015467F" w:rsidRDefault="00AD37DD" w:rsidP="00AD37DD">
            <w:pPr>
              <w:tabs>
                <w:tab w:val="left" w:pos="1152"/>
              </w:tabs>
              <w:jc w:val="center"/>
              <w:rPr>
                <w:sz w:val="26"/>
                <w:szCs w:val="26"/>
                <w:lang w:val="en-US"/>
              </w:rPr>
            </w:pPr>
            <w:r w:rsidRPr="0015467F">
              <w:rPr>
                <w:sz w:val="26"/>
                <w:szCs w:val="26"/>
                <w:lang w:val="en-US"/>
              </w:rPr>
              <w:t>15</w:t>
            </w:r>
          </w:p>
        </w:tc>
        <w:tc>
          <w:tcPr>
            <w:tcW w:w="0" w:type="auto"/>
            <w:shd w:val="clear" w:color="auto" w:fill="FFFFFF"/>
            <w:tcMar>
              <w:top w:w="0" w:type="dxa"/>
              <w:left w:w="45" w:type="dxa"/>
              <w:bottom w:w="0" w:type="dxa"/>
              <w:right w:w="45" w:type="dxa"/>
            </w:tcMar>
            <w:vAlign w:val="center"/>
            <w:hideMark/>
          </w:tcPr>
          <w:p w14:paraId="61D88C70" w14:textId="77777777" w:rsidR="00AD37DD" w:rsidRPr="0015467F" w:rsidRDefault="00AD37DD" w:rsidP="00AD37DD">
            <w:pPr>
              <w:tabs>
                <w:tab w:val="left" w:pos="1152"/>
              </w:tabs>
              <w:jc w:val="both"/>
              <w:rPr>
                <w:sz w:val="26"/>
                <w:szCs w:val="26"/>
                <w:lang w:val="en-US"/>
              </w:rPr>
            </w:pPr>
            <w:r w:rsidRPr="0015467F">
              <w:rPr>
                <w:sz w:val="26"/>
                <w:szCs w:val="26"/>
                <w:lang w:val="en-US"/>
              </w:rPr>
              <w:t>12c/TP/GĐTP</w:t>
            </w:r>
          </w:p>
        </w:tc>
        <w:tc>
          <w:tcPr>
            <w:tcW w:w="0" w:type="auto"/>
            <w:shd w:val="clear" w:color="auto" w:fill="FFFFFF"/>
            <w:tcMar>
              <w:top w:w="0" w:type="dxa"/>
              <w:left w:w="45" w:type="dxa"/>
              <w:bottom w:w="0" w:type="dxa"/>
              <w:right w:w="45" w:type="dxa"/>
            </w:tcMar>
            <w:vAlign w:val="center"/>
            <w:hideMark/>
          </w:tcPr>
          <w:p w14:paraId="4B908139" w14:textId="163303DE" w:rsidR="00AD37DD" w:rsidRPr="0015467F" w:rsidRDefault="00AD37DD" w:rsidP="00AD37DD">
            <w:pPr>
              <w:tabs>
                <w:tab w:val="left" w:pos="1152"/>
              </w:tabs>
              <w:jc w:val="both"/>
              <w:rPr>
                <w:sz w:val="26"/>
                <w:szCs w:val="26"/>
                <w:lang w:val="en-US"/>
              </w:rPr>
            </w:pPr>
            <w:r w:rsidRPr="0015467F">
              <w:rPr>
                <w:sz w:val="26"/>
                <w:szCs w:val="26"/>
                <w:lang w:val="en-US"/>
              </w:rPr>
              <w:t>Số vụ việc đã thực hiện giám định tư pháp trên địa bàn tỉnh</w:t>
            </w:r>
            <w:r w:rsidR="005606B9">
              <w:rPr>
                <w:sz w:val="26"/>
                <w:szCs w:val="26"/>
                <w:lang w:val="en-US"/>
              </w:rPr>
              <w:t>/thành phố</w:t>
            </w:r>
          </w:p>
        </w:tc>
        <w:tc>
          <w:tcPr>
            <w:tcW w:w="0" w:type="auto"/>
            <w:shd w:val="clear" w:color="auto" w:fill="FFFFFF"/>
            <w:tcMar>
              <w:top w:w="0" w:type="dxa"/>
              <w:left w:w="45" w:type="dxa"/>
              <w:bottom w:w="0" w:type="dxa"/>
              <w:right w:w="45" w:type="dxa"/>
            </w:tcMar>
            <w:vAlign w:val="center"/>
            <w:hideMark/>
          </w:tcPr>
          <w:p w14:paraId="01BA4E10" w14:textId="38EBF1C7" w:rsidR="00AD37DD" w:rsidRPr="0015467F" w:rsidRDefault="00A27CA6" w:rsidP="00AD37DD">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635173EF" w14:textId="2D6FF470" w:rsidR="00AD37DD" w:rsidRPr="0015467F" w:rsidRDefault="00AD37DD" w:rsidP="00AD37DD">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206441FD" w14:textId="77777777" w:rsidTr="006701F6">
        <w:trPr>
          <w:trHeight w:val="630"/>
          <w:tblHeader/>
        </w:trPr>
        <w:tc>
          <w:tcPr>
            <w:tcW w:w="0" w:type="auto"/>
            <w:shd w:val="clear" w:color="auto" w:fill="FFFFFF"/>
            <w:tcMar>
              <w:top w:w="0" w:type="dxa"/>
              <w:left w:w="45" w:type="dxa"/>
              <w:bottom w:w="0" w:type="dxa"/>
              <w:right w:w="45" w:type="dxa"/>
            </w:tcMar>
            <w:vAlign w:val="center"/>
            <w:hideMark/>
          </w:tcPr>
          <w:p w14:paraId="1F324C34" w14:textId="37BFB00B" w:rsidR="00AD37DD" w:rsidRPr="0015467F" w:rsidRDefault="00AD37DD" w:rsidP="00AD37DD">
            <w:pPr>
              <w:tabs>
                <w:tab w:val="left" w:pos="1152"/>
              </w:tabs>
              <w:jc w:val="center"/>
              <w:rPr>
                <w:sz w:val="26"/>
                <w:szCs w:val="26"/>
                <w:lang w:val="en-US"/>
              </w:rPr>
            </w:pPr>
            <w:r w:rsidRPr="0015467F">
              <w:rPr>
                <w:sz w:val="26"/>
                <w:szCs w:val="26"/>
                <w:lang w:val="en-US"/>
              </w:rPr>
              <w:t>16</w:t>
            </w:r>
          </w:p>
        </w:tc>
        <w:tc>
          <w:tcPr>
            <w:tcW w:w="0" w:type="auto"/>
            <w:shd w:val="clear" w:color="auto" w:fill="FFFFFF"/>
            <w:tcMar>
              <w:top w:w="0" w:type="dxa"/>
              <w:left w:w="45" w:type="dxa"/>
              <w:bottom w:w="0" w:type="dxa"/>
              <w:right w:w="45" w:type="dxa"/>
            </w:tcMar>
            <w:vAlign w:val="center"/>
            <w:hideMark/>
          </w:tcPr>
          <w:p w14:paraId="67A21CE9" w14:textId="77777777" w:rsidR="00AD37DD" w:rsidRPr="0015467F" w:rsidRDefault="00AD37DD" w:rsidP="00AD37DD">
            <w:pPr>
              <w:tabs>
                <w:tab w:val="left" w:pos="1152"/>
              </w:tabs>
              <w:jc w:val="both"/>
              <w:rPr>
                <w:sz w:val="26"/>
                <w:szCs w:val="26"/>
                <w:lang w:val="en-US"/>
              </w:rPr>
            </w:pPr>
            <w:r w:rsidRPr="0015467F">
              <w:rPr>
                <w:sz w:val="26"/>
                <w:szCs w:val="26"/>
                <w:lang w:val="en-US"/>
              </w:rPr>
              <w:t>13b/TP/ĐGTS</w:t>
            </w:r>
          </w:p>
        </w:tc>
        <w:tc>
          <w:tcPr>
            <w:tcW w:w="0" w:type="auto"/>
            <w:shd w:val="clear" w:color="auto" w:fill="FFFFFF"/>
            <w:tcMar>
              <w:top w:w="0" w:type="dxa"/>
              <w:left w:w="45" w:type="dxa"/>
              <w:bottom w:w="0" w:type="dxa"/>
              <w:right w:w="45" w:type="dxa"/>
            </w:tcMar>
            <w:vAlign w:val="center"/>
            <w:hideMark/>
          </w:tcPr>
          <w:p w14:paraId="513C156C" w14:textId="566C9141" w:rsidR="00AD37DD" w:rsidRPr="0015467F" w:rsidRDefault="009C7BF9" w:rsidP="00D72730">
            <w:pPr>
              <w:tabs>
                <w:tab w:val="left" w:pos="1152"/>
              </w:tabs>
              <w:jc w:val="both"/>
              <w:rPr>
                <w:sz w:val="26"/>
                <w:szCs w:val="26"/>
                <w:lang w:val="en-US"/>
              </w:rPr>
            </w:pPr>
            <w:r>
              <w:rPr>
                <w:sz w:val="26"/>
                <w:szCs w:val="26"/>
                <w:lang w:val="en-US"/>
              </w:rPr>
              <w:t>Số</w:t>
            </w:r>
            <w:r w:rsidR="00AD37DD" w:rsidRPr="0015467F">
              <w:rPr>
                <w:sz w:val="26"/>
                <w:szCs w:val="26"/>
                <w:lang w:val="en-US"/>
              </w:rPr>
              <w:t xml:space="preserve"> tổ chức và </w:t>
            </w:r>
            <w:r>
              <w:rPr>
                <w:sz w:val="26"/>
                <w:szCs w:val="26"/>
                <w:lang w:val="en-US"/>
              </w:rPr>
              <w:t xml:space="preserve">kết quả </w:t>
            </w:r>
            <w:r w:rsidR="00AD37DD" w:rsidRPr="0015467F">
              <w:rPr>
                <w:sz w:val="26"/>
                <w:szCs w:val="26"/>
                <w:lang w:val="en-US"/>
              </w:rPr>
              <w:t>hoạt động đấu giá tài sản trên địa bàn tỉnh</w:t>
            </w:r>
            <w:r>
              <w:rPr>
                <w:sz w:val="26"/>
                <w:szCs w:val="26"/>
                <w:lang w:val="en-US"/>
              </w:rPr>
              <w:t>/thành phố</w:t>
            </w:r>
          </w:p>
        </w:tc>
        <w:tc>
          <w:tcPr>
            <w:tcW w:w="0" w:type="auto"/>
            <w:shd w:val="clear" w:color="auto" w:fill="FFFFFF"/>
            <w:tcMar>
              <w:top w:w="0" w:type="dxa"/>
              <w:left w:w="45" w:type="dxa"/>
              <w:bottom w:w="0" w:type="dxa"/>
              <w:right w:w="45" w:type="dxa"/>
            </w:tcMar>
            <w:vAlign w:val="center"/>
            <w:hideMark/>
          </w:tcPr>
          <w:p w14:paraId="090EB6F7" w14:textId="1DB1F81E" w:rsidR="00AD37DD" w:rsidRPr="0015467F" w:rsidRDefault="00A27CA6" w:rsidP="00AD37DD">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148DD655" w14:textId="77777777" w:rsidR="00AD37DD" w:rsidRPr="0015467F" w:rsidRDefault="00AD37DD" w:rsidP="00AD37DD">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2855FB62" w14:textId="77777777" w:rsidTr="006701F6">
        <w:trPr>
          <w:trHeight w:val="630"/>
          <w:tblHeader/>
        </w:trPr>
        <w:tc>
          <w:tcPr>
            <w:tcW w:w="0" w:type="auto"/>
            <w:shd w:val="clear" w:color="auto" w:fill="FFFFFF"/>
            <w:tcMar>
              <w:top w:w="0" w:type="dxa"/>
              <w:left w:w="45" w:type="dxa"/>
              <w:bottom w:w="0" w:type="dxa"/>
              <w:right w:w="45" w:type="dxa"/>
            </w:tcMar>
            <w:vAlign w:val="center"/>
            <w:hideMark/>
          </w:tcPr>
          <w:p w14:paraId="414448D9" w14:textId="4FD17754" w:rsidR="00AD37DD" w:rsidRPr="0015467F" w:rsidRDefault="00AD37DD" w:rsidP="00AD37DD">
            <w:pPr>
              <w:tabs>
                <w:tab w:val="left" w:pos="1152"/>
              </w:tabs>
              <w:jc w:val="center"/>
              <w:rPr>
                <w:sz w:val="26"/>
                <w:szCs w:val="26"/>
                <w:lang w:val="en-US"/>
              </w:rPr>
            </w:pPr>
            <w:r w:rsidRPr="0015467F">
              <w:rPr>
                <w:sz w:val="26"/>
                <w:szCs w:val="26"/>
                <w:lang w:val="en-US"/>
              </w:rPr>
              <w:t>17</w:t>
            </w:r>
          </w:p>
        </w:tc>
        <w:tc>
          <w:tcPr>
            <w:tcW w:w="0" w:type="auto"/>
            <w:shd w:val="clear" w:color="auto" w:fill="FFFFFF"/>
            <w:tcMar>
              <w:top w:w="0" w:type="dxa"/>
              <w:left w:w="45" w:type="dxa"/>
              <w:bottom w:w="0" w:type="dxa"/>
              <w:right w:w="45" w:type="dxa"/>
            </w:tcMar>
            <w:vAlign w:val="center"/>
            <w:hideMark/>
          </w:tcPr>
          <w:p w14:paraId="73AB80AD" w14:textId="77777777" w:rsidR="00AD37DD" w:rsidRPr="0015467F" w:rsidRDefault="00AD37DD" w:rsidP="00AD37DD">
            <w:pPr>
              <w:tabs>
                <w:tab w:val="left" w:pos="1152"/>
              </w:tabs>
              <w:jc w:val="both"/>
              <w:rPr>
                <w:sz w:val="26"/>
                <w:szCs w:val="26"/>
                <w:lang w:val="en-US"/>
              </w:rPr>
            </w:pPr>
            <w:r w:rsidRPr="0015467F">
              <w:rPr>
                <w:sz w:val="26"/>
                <w:szCs w:val="26"/>
                <w:lang w:val="en-US"/>
              </w:rPr>
              <w:t>14b/TP/TTTM</w:t>
            </w:r>
          </w:p>
        </w:tc>
        <w:tc>
          <w:tcPr>
            <w:tcW w:w="0" w:type="auto"/>
            <w:shd w:val="clear" w:color="auto" w:fill="FFFFFF"/>
            <w:tcMar>
              <w:top w:w="0" w:type="dxa"/>
              <w:left w:w="45" w:type="dxa"/>
              <w:bottom w:w="0" w:type="dxa"/>
              <w:right w:w="45" w:type="dxa"/>
            </w:tcMar>
            <w:vAlign w:val="center"/>
            <w:hideMark/>
          </w:tcPr>
          <w:p w14:paraId="15745081" w14:textId="29A1E5B1" w:rsidR="00AD37DD" w:rsidRPr="0015467F" w:rsidRDefault="00AD37DD" w:rsidP="00AD37DD">
            <w:pPr>
              <w:tabs>
                <w:tab w:val="left" w:pos="1152"/>
              </w:tabs>
              <w:jc w:val="both"/>
              <w:rPr>
                <w:sz w:val="26"/>
                <w:szCs w:val="26"/>
                <w:lang w:val="en-US"/>
              </w:rPr>
            </w:pPr>
            <w:r w:rsidRPr="0015467F">
              <w:rPr>
                <w:sz w:val="26"/>
                <w:szCs w:val="26"/>
                <w:lang w:val="en-US"/>
              </w:rPr>
              <w:t>Số hình tổ chức và kết quả hoạt động của các tổ chức trọng tài trên địa bàn tỉnh</w:t>
            </w:r>
            <w:r w:rsidR="00B62BF9">
              <w:rPr>
                <w:sz w:val="26"/>
                <w:szCs w:val="26"/>
                <w:lang w:val="en-US"/>
              </w:rPr>
              <w:t>/thành phố</w:t>
            </w:r>
          </w:p>
        </w:tc>
        <w:tc>
          <w:tcPr>
            <w:tcW w:w="0" w:type="auto"/>
            <w:shd w:val="clear" w:color="auto" w:fill="FFFFFF"/>
            <w:tcMar>
              <w:top w:w="0" w:type="dxa"/>
              <w:left w:w="45" w:type="dxa"/>
              <w:bottom w:w="0" w:type="dxa"/>
              <w:right w:w="45" w:type="dxa"/>
            </w:tcMar>
            <w:vAlign w:val="center"/>
            <w:hideMark/>
          </w:tcPr>
          <w:p w14:paraId="2A412ED2" w14:textId="6FACC8EF" w:rsidR="00AD37DD" w:rsidRPr="0015467F" w:rsidRDefault="00A27CA6" w:rsidP="00AD37DD">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21ADEC7B" w14:textId="77777777" w:rsidR="00AD37DD" w:rsidRPr="0015467F" w:rsidRDefault="00AD37DD" w:rsidP="00AD37DD">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562D9A45" w14:textId="77777777" w:rsidTr="006701F6">
        <w:trPr>
          <w:trHeight w:val="630"/>
          <w:tblHeader/>
        </w:trPr>
        <w:tc>
          <w:tcPr>
            <w:tcW w:w="0" w:type="auto"/>
            <w:shd w:val="clear" w:color="auto" w:fill="FFFFFF"/>
            <w:tcMar>
              <w:top w:w="0" w:type="dxa"/>
              <w:left w:w="45" w:type="dxa"/>
              <w:bottom w:w="0" w:type="dxa"/>
              <w:right w:w="45" w:type="dxa"/>
            </w:tcMar>
            <w:vAlign w:val="center"/>
            <w:hideMark/>
          </w:tcPr>
          <w:p w14:paraId="0599AA22" w14:textId="31DBA97C" w:rsidR="00AD37DD" w:rsidRPr="0015467F" w:rsidRDefault="00AD37DD" w:rsidP="00AD37DD">
            <w:pPr>
              <w:tabs>
                <w:tab w:val="left" w:pos="1152"/>
              </w:tabs>
              <w:jc w:val="center"/>
              <w:rPr>
                <w:sz w:val="26"/>
                <w:szCs w:val="26"/>
                <w:lang w:val="en-US"/>
              </w:rPr>
            </w:pPr>
            <w:r w:rsidRPr="0015467F">
              <w:rPr>
                <w:sz w:val="26"/>
                <w:szCs w:val="26"/>
                <w:lang w:val="en-US"/>
              </w:rPr>
              <w:t>18</w:t>
            </w:r>
          </w:p>
        </w:tc>
        <w:tc>
          <w:tcPr>
            <w:tcW w:w="0" w:type="auto"/>
            <w:shd w:val="clear" w:color="auto" w:fill="FFFFFF"/>
            <w:tcMar>
              <w:top w:w="0" w:type="dxa"/>
              <w:left w:w="45" w:type="dxa"/>
              <w:bottom w:w="0" w:type="dxa"/>
              <w:right w:w="45" w:type="dxa"/>
            </w:tcMar>
            <w:vAlign w:val="center"/>
            <w:hideMark/>
          </w:tcPr>
          <w:p w14:paraId="7320916C" w14:textId="77777777" w:rsidR="00AD37DD" w:rsidRPr="0015467F" w:rsidRDefault="00AD37DD" w:rsidP="00AD37DD">
            <w:pPr>
              <w:tabs>
                <w:tab w:val="left" w:pos="1152"/>
              </w:tabs>
              <w:jc w:val="both"/>
              <w:rPr>
                <w:sz w:val="26"/>
                <w:szCs w:val="26"/>
                <w:lang w:val="en-US"/>
              </w:rPr>
            </w:pPr>
            <w:r w:rsidRPr="0015467F">
              <w:rPr>
                <w:sz w:val="26"/>
                <w:szCs w:val="26"/>
                <w:lang w:val="en-US"/>
              </w:rPr>
              <w:t xml:space="preserve">15a/TP/TGPL </w:t>
            </w:r>
          </w:p>
        </w:tc>
        <w:tc>
          <w:tcPr>
            <w:tcW w:w="0" w:type="auto"/>
            <w:shd w:val="clear" w:color="auto" w:fill="FFFFFF"/>
            <w:tcMar>
              <w:top w:w="0" w:type="dxa"/>
              <w:left w:w="45" w:type="dxa"/>
              <w:bottom w:w="0" w:type="dxa"/>
              <w:right w:w="45" w:type="dxa"/>
            </w:tcMar>
            <w:vAlign w:val="center"/>
            <w:hideMark/>
          </w:tcPr>
          <w:p w14:paraId="4377C97B" w14:textId="77777777" w:rsidR="00AD37DD" w:rsidRPr="0015467F" w:rsidRDefault="00AD37DD" w:rsidP="00AD37DD">
            <w:pPr>
              <w:tabs>
                <w:tab w:val="left" w:pos="1152"/>
              </w:tabs>
              <w:jc w:val="both"/>
              <w:rPr>
                <w:sz w:val="26"/>
                <w:szCs w:val="26"/>
                <w:lang w:val="en-US"/>
              </w:rPr>
            </w:pPr>
            <w:r w:rsidRPr="0015467F">
              <w:rPr>
                <w:sz w:val="26"/>
                <w:szCs w:val="26"/>
                <w:lang w:val="en-US"/>
              </w:rPr>
              <w:t>Số lượt người đã được trợ giúp pháp lý</w:t>
            </w:r>
          </w:p>
        </w:tc>
        <w:tc>
          <w:tcPr>
            <w:tcW w:w="0" w:type="auto"/>
            <w:shd w:val="clear" w:color="auto" w:fill="FFFFFF"/>
            <w:tcMar>
              <w:top w:w="0" w:type="dxa"/>
              <w:left w:w="45" w:type="dxa"/>
              <w:bottom w:w="0" w:type="dxa"/>
              <w:right w:w="45" w:type="dxa"/>
            </w:tcMar>
            <w:vAlign w:val="center"/>
            <w:hideMark/>
          </w:tcPr>
          <w:p w14:paraId="6579473A" w14:textId="673272C1" w:rsidR="00AD37DD" w:rsidRPr="0015467F" w:rsidRDefault="00CD18B7" w:rsidP="00AD37DD">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78AE6A36" w14:textId="7FF6828B" w:rsidR="00AD37DD" w:rsidRPr="0015467F" w:rsidRDefault="00AD37DD" w:rsidP="00AD37DD">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103E7197" w14:textId="77777777" w:rsidTr="006701F6">
        <w:trPr>
          <w:trHeight w:val="630"/>
          <w:tblHeader/>
        </w:trPr>
        <w:tc>
          <w:tcPr>
            <w:tcW w:w="0" w:type="auto"/>
            <w:shd w:val="clear" w:color="auto" w:fill="FFFFFF"/>
            <w:tcMar>
              <w:top w:w="0" w:type="dxa"/>
              <w:left w:w="45" w:type="dxa"/>
              <w:bottom w:w="0" w:type="dxa"/>
              <w:right w:w="45" w:type="dxa"/>
            </w:tcMar>
            <w:vAlign w:val="center"/>
            <w:hideMark/>
          </w:tcPr>
          <w:p w14:paraId="2E841E43" w14:textId="5301B6F6" w:rsidR="00AD37DD" w:rsidRPr="0015467F" w:rsidRDefault="00AD37DD" w:rsidP="00AD37DD">
            <w:pPr>
              <w:tabs>
                <w:tab w:val="left" w:pos="1152"/>
              </w:tabs>
              <w:jc w:val="center"/>
              <w:rPr>
                <w:sz w:val="26"/>
                <w:szCs w:val="26"/>
                <w:lang w:val="en-US"/>
              </w:rPr>
            </w:pPr>
            <w:r w:rsidRPr="0015467F">
              <w:rPr>
                <w:sz w:val="26"/>
                <w:szCs w:val="26"/>
                <w:lang w:val="en-US"/>
              </w:rPr>
              <w:t>19</w:t>
            </w:r>
          </w:p>
        </w:tc>
        <w:tc>
          <w:tcPr>
            <w:tcW w:w="0" w:type="auto"/>
            <w:shd w:val="clear" w:color="auto" w:fill="FFFFFF"/>
            <w:tcMar>
              <w:top w:w="0" w:type="dxa"/>
              <w:left w:w="45" w:type="dxa"/>
              <w:bottom w:w="0" w:type="dxa"/>
              <w:right w:w="45" w:type="dxa"/>
            </w:tcMar>
            <w:vAlign w:val="center"/>
            <w:hideMark/>
          </w:tcPr>
          <w:p w14:paraId="1D89B7F9" w14:textId="77777777" w:rsidR="00AD37DD" w:rsidRPr="0015467F" w:rsidRDefault="00AD37DD" w:rsidP="00AD37DD">
            <w:pPr>
              <w:tabs>
                <w:tab w:val="left" w:pos="1152"/>
              </w:tabs>
              <w:jc w:val="both"/>
              <w:rPr>
                <w:sz w:val="26"/>
                <w:szCs w:val="26"/>
                <w:lang w:val="en-US"/>
              </w:rPr>
            </w:pPr>
            <w:r w:rsidRPr="0015467F">
              <w:rPr>
                <w:sz w:val="26"/>
                <w:szCs w:val="26"/>
                <w:lang w:val="en-US"/>
              </w:rPr>
              <w:t xml:space="preserve">15b/TP/TGPL </w:t>
            </w:r>
          </w:p>
        </w:tc>
        <w:tc>
          <w:tcPr>
            <w:tcW w:w="0" w:type="auto"/>
            <w:shd w:val="clear" w:color="auto" w:fill="FFFFFF"/>
            <w:tcMar>
              <w:top w:w="0" w:type="dxa"/>
              <w:left w:w="45" w:type="dxa"/>
              <w:bottom w:w="0" w:type="dxa"/>
              <w:right w:w="45" w:type="dxa"/>
            </w:tcMar>
            <w:vAlign w:val="center"/>
            <w:hideMark/>
          </w:tcPr>
          <w:p w14:paraId="476397CF" w14:textId="77777777" w:rsidR="00AD37DD" w:rsidRPr="0015467F" w:rsidRDefault="00AD37DD" w:rsidP="00AD37DD">
            <w:pPr>
              <w:tabs>
                <w:tab w:val="left" w:pos="1152"/>
              </w:tabs>
              <w:jc w:val="both"/>
              <w:rPr>
                <w:sz w:val="26"/>
                <w:szCs w:val="26"/>
                <w:lang w:val="en-US"/>
              </w:rPr>
            </w:pPr>
            <w:r w:rsidRPr="0015467F">
              <w:rPr>
                <w:sz w:val="26"/>
                <w:szCs w:val="26"/>
                <w:lang w:val="en-US"/>
              </w:rPr>
              <w:t>Số vụ việc trợ giúp pháp lý (TGPL)</w:t>
            </w:r>
          </w:p>
        </w:tc>
        <w:tc>
          <w:tcPr>
            <w:tcW w:w="0" w:type="auto"/>
            <w:shd w:val="clear" w:color="auto" w:fill="FFFFFF"/>
            <w:tcMar>
              <w:top w:w="0" w:type="dxa"/>
              <w:left w:w="45" w:type="dxa"/>
              <w:bottom w:w="0" w:type="dxa"/>
              <w:right w:w="45" w:type="dxa"/>
            </w:tcMar>
            <w:vAlign w:val="center"/>
            <w:hideMark/>
          </w:tcPr>
          <w:p w14:paraId="52C3BD8F" w14:textId="113D5060" w:rsidR="00AD37DD" w:rsidRPr="0015467F" w:rsidRDefault="00CD18B7" w:rsidP="00AD37DD">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3A4BFD3A" w14:textId="77777777" w:rsidR="00AD37DD" w:rsidRPr="0015467F" w:rsidRDefault="00AD37DD" w:rsidP="00AD37DD">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7CA370B5" w14:textId="77777777" w:rsidTr="006701F6">
        <w:trPr>
          <w:trHeight w:val="630"/>
          <w:tblHeader/>
        </w:trPr>
        <w:tc>
          <w:tcPr>
            <w:tcW w:w="0" w:type="auto"/>
            <w:shd w:val="clear" w:color="auto" w:fill="FFFFFF"/>
            <w:tcMar>
              <w:top w:w="0" w:type="dxa"/>
              <w:left w:w="45" w:type="dxa"/>
              <w:bottom w:w="0" w:type="dxa"/>
              <w:right w:w="45" w:type="dxa"/>
            </w:tcMar>
            <w:vAlign w:val="center"/>
            <w:hideMark/>
          </w:tcPr>
          <w:p w14:paraId="46986753" w14:textId="03D4EF0F" w:rsidR="00AD37DD" w:rsidRPr="0015467F" w:rsidRDefault="00AD37DD" w:rsidP="00AD37DD">
            <w:pPr>
              <w:tabs>
                <w:tab w:val="left" w:pos="1152"/>
              </w:tabs>
              <w:jc w:val="center"/>
              <w:rPr>
                <w:sz w:val="26"/>
                <w:szCs w:val="26"/>
                <w:lang w:val="en-US"/>
              </w:rPr>
            </w:pPr>
            <w:r w:rsidRPr="0015467F">
              <w:rPr>
                <w:sz w:val="26"/>
                <w:szCs w:val="26"/>
                <w:lang w:val="en-US"/>
              </w:rPr>
              <w:t>20</w:t>
            </w:r>
          </w:p>
        </w:tc>
        <w:tc>
          <w:tcPr>
            <w:tcW w:w="0" w:type="auto"/>
            <w:shd w:val="clear" w:color="auto" w:fill="FFFFFF"/>
            <w:tcMar>
              <w:top w:w="0" w:type="dxa"/>
              <w:left w:w="45" w:type="dxa"/>
              <w:bottom w:w="0" w:type="dxa"/>
              <w:right w:w="45" w:type="dxa"/>
            </w:tcMar>
            <w:vAlign w:val="center"/>
            <w:hideMark/>
          </w:tcPr>
          <w:p w14:paraId="5FC0C134" w14:textId="77777777" w:rsidR="00AD37DD" w:rsidRPr="0015467F" w:rsidRDefault="00AD37DD" w:rsidP="00AD37DD">
            <w:pPr>
              <w:tabs>
                <w:tab w:val="left" w:pos="1152"/>
              </w:tabs>
              <w:jc w:val="both"/>
              <w:rPr>
                <w:sz w:val="26"/>
                <w:szCs w:val="26"/>
                <w:lang w:val="en-US"/>
              </w:rPr>
            </w:pPr>
            <w:r w:rsidRPr="0015467F">
              <w:rPr>
                <w:sz w:val="26"/>
                <w:szCs w:val="26"/>
                <w:lang w:val="en-US"/>
              </w:rPr>
              <w:t xml:space="preserve">15c/TP/TGPL </w:t>
            </w:r>
          </w:p>
        </w:tc>
        <w:tc>
          <w:tcPr>
            <w:tcW w:w="0" w:type="auto"/>
            <w:shd w:val="clear" w:color="auto" w:fill="FFFFFF"/>
            <w:tcMar>
              <w:top w:w="0" w:type="dxa"/>
              <w:left w:w="45" w:type="dxa"/>
              <w:bottom w:w="0" w:type="dxa"/>
              <w:right w:w="45" w:type="dxa"/>
            </w:tcMar>
            <w:vAlign w:val="center"/>
            <w:hideMark/>
          </w:tcPr>
          <w:p w14:paraId="00C0D0DF" w14:textId="77777777" w:rsidR="00AD37DD" w:rsidRPr="0015467F" w:rsidRDefault="00AD37DD" w:rsidP="00AD37DD">
            <w:pPr>
              <w:tabs>
                <w:tab w:val="left" w:pos="1152"/>
              </w:tabs>
              <w:jc w:val="both"/>
              <w:rPr>
                <w:sz w:val="26"/>
                <w:szCs w:val="26"/>
                <w:lang w:val="en-US"/>
              </w:rPr>
            </w:pPr>
            <w:r w:rsidRPr="0015467F">
              <w:rPr>
                <w:sz w:val="26"/>
                <w:szCs w:val="26"/>
                <w:lang w:val="en-US"/>
              </w:rPr>
              <w:t>Số tổ chức và số người thực hiện trợ giúp pháp lý (TGPL)</w:t>
            </w:r>
          </w:p>
        </w:tc>
        <w:tc>
          <w:tcPr>
            <w:tcW w:w="0" w:type="auto"/>
            <w:shd w:val="clear" w:color="auto" w:fill="FFFFFF"/>
            <w:tcMar>
              <w:top w:w="0" w:type="dxa"/>
              <w:left w:w="45" w:type="dxa"/>
              <w:bottom w:w="0" w:type="dxa"/>
              <w:right w:w="45" w:type="dxa"/>
            </w:tcMar>
            <w:vAlign w:val="center"/>
            <w:hideMark/>
          </w:tcPr>
          <w:p w14:paraId="00199A7C" w14:textId="682F831B" w:rsidR="00AD37DD" w:rsidRPr="0015467F" w:rsidRDefault="00A27CA6" w:rsidP="00AD37DD">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7148459C" w14:textId="77777777" w:rsidR="00AD37DD" w:rsidRPr="0015467F" w:rsidRDefault="00AD37DD" w:rsidP="00AD37DD">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69274DDA" w14:textId="77777777" w:rsidTr="006701F6">
        <w:trPr>
          <w:trHeight w:val="630"/>
          <w:tblHeader/>
        </w:trPr>
        <w:tc>
          <w:tcPr>
            <w:tcW w:w="0" w:type="auto"/>
            <w:shd w:val="clear" w:color="auto" w:fill="FFFFFF"/>
            <w:tcMar>
              <w:top w:w="0" w:type="dxa"/>
              <w:left w:w="45" w:type="dxa"/>
              <w:bottom w:w="0" w:type="dxa"/>
              <w:right w:w="45" w:type="dxa"/>
            </w:tcMar>
            <w:vAlign w:val="center"/>
            <w:hideMark/>
          </w:tcPr>
          <w:p w14:paraId="2527CD43" w14:textId="1AE3D750" w:rsidR="00AD37DD" w:rsidRPr="0015467F" w:rsidRDefault="00AD37DD" w:rsidP="00AD37DD">
            <w:pPr>
              <w:tabs>
                <w:tab w:val="left" w:pos="1152"/>
              </w:tabs>
              <w:jc w:val="center"/>
              <w:rPr>
                <w:sz w:val="26"/>
                <w:szCs w:val="26"/>
                <w:lang w:val="en-US"/>
              </w:rPr>
            </w:pPr>
            <w:r w:rsidRPr="0015467F">
              <w:rPr>
                <w:sz w:val="26"/>
                <w:szCs w:val="26"/>
                <w:lang w:val="en-US"/>
              </w:rPr>
              <w:t>21</w:t>
            </w:r>
          </w:p>
        </w:tc>
        <w:tc>
          <w:tcPr>
            <w:tcW w:w="0" w:type="auto"/>
            <w:shd w:val="clear" w:color="auto" w:fill="FFFFFF"/>
            <w:tcMar>
              <w:top w:w="0" w:type="dxa"/>
              <w:left w:w="45" w:type="dxa"/>
              <w:bottom w:w="0" w:type="dxa"/>
              <w:right w:w="45" w:type="dxa"/>
            </w:tcMar>
            <w:vAlign w:val="center"/>
            <w:hideMark/>
          </w:tcPr>
          <w:p w14:paraId="02FA4069" w14:textId="77777777" w:rsidR="00AD37DD" w:rsidRPr="0015467F" w:rsidRDefault="00AD37DD" w:rsidP="00AD37DD">
            <w:pPr>
              <w:tabs>
                <w:tab w:val="left" w:pos="1152"/>
              </w:tabs>
              <w:jc w:val="both"/>
              <w:rPr>
                <w:sz w:val="26"/>
                <w:szCs w:val="26"/>
                <w:lang w:val="en-US"/>
              </w:rPr>
            </w:pPr>
            <w:r w:rsidRPr="0015467F">
              <w:rPr>
                <w:sz w:val="26"/>
                <w:szCs w:val="26"/>
                <w:lang w:val="en-US"/>
              </w:rPr>
              <w:t>16b/TP/ĐKBPBĐ</w:t>
            </w:r>
          </w:p>
        </w:tc>
        <w:tc>
          <w:tcPr>
            <w:tcW w:w="0" w:type="auto"/>
            <w:shd w:val="clear" w:color="auto" w:fill="FFFFFF"/>
            <w:tcMar>
              <w:top w:w="0" w:type="dxa"/>
              <w:left w:w="45" w:type="dxa"/>
              <w:bottom w:w="0" w:type="dxa"/>
              <w:right w:w="45" w:type="dxa"/>
            </w:tcMar>
            <w:vAlign w:val="center"/>
            <w:hideMark/>
          </w:tcPr>
          <w:p w14:paraId="5585B10B" w14:textId="77777777" w:rsidR="00AD37DD" w:rsidRPr="0015467F" w:rsidRDefault="00AD37DD" w:rsidP="00AD37DD">
            <w:pPr>
              <w:tabs>
                <w:tab w:val="left" w:pos="1152"/>
              </w:tabs>
              <w:jc w:val="both"/>
              <w:rPr>
                <w:sz w:val="26"/>
                <w:szCs w:val="26"/>
                <w:lang w:val="en-US"/>
              </w:rPr>
            </w:pPr>
            <w:r w:rsidRPr="0015467F">
              <w:rPr>
                <w:sz w:val="26"/>
                <w:szCs w:val="26"/>
                <w:lang w:val="en-US"/>
              </w:rPr>
              <w:t>Kết quả đăng ký, cung cấp thông tin về biện pháp bảo đảm bằng quyền sử dụng đất, tài sản gắn liền với đất</w:t>
            </w:r>
          </w:p>
        </w:tc>
        <w:tc>
          <w:tcPr>
            <w:tcW w:w="0" w:type="auto"/>
            <w:shd w:val="clear" w:color="auto" w:fill="FFFFFF"/>
            <w:tcMar>
              <w:top w:w="0" w:type="dxa"/>
              <w:left w:w="45" w:type="dxa"/>
              <w:bottom w:w="0" w:type="dxa"/>
              <w:right w:w="45" w:type="dxa"/>
            </w:tcMar>
            <w:vAlign w:val="center"/>
            <w:hideMark/>
          </w:tcPr>
          <w:p w14:paraId="04E5D5FC" w14:textId="4E083351" w:rsidR="00AD37DD" w:rsidRPr="0015467F" w:rsidRDefault="00A27CA6" w:rsidP="00AD37DD">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004EC6A5" w14:textId="6B1BA0D3" w:rsidR="00283DA8" w:rsidRPr="0015467F" w:rsidRDefault="00AD37DD" w:rsidP="00AD37DD">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29466FB8" w14:textId="77777777" w:rsidTr="006701F6">
        <w:trPr>
          <w:trHeight w:val="630"/>
          <w:tblHeader/>
        </w:trPr>
        <w:tc>
          <w:tcPr>
            <w:tcW w:w="0" w:type="auto"/>
            <w:shd w:val="clear" w:color="auto" w:fill="FFFFFF"/>
            <w:tcMar>
              <w:top w:w="0" w:type="dxa"/>
              <w:left w:w="45" w:type="dxa"/>
              <w:bottom w:w="0" w:type="dxa"/>
              <w:right w:w="45" w:type="dxa"/>
            </w:tcMar>
            <w:vAlign w:val="center"/>
          </w:tcPr>
          <w:p w14:paraId="40BC8D70" w14:textId="051AC3CC" w:rsidR="00A65712" w:rsidRPr="0015467F" w:rsidRDefault="00A65712" w:rsidP="00A65712">
            <w:pPr>
              <w:tabs>
                <w:tab w:val="left" w:pos="1152"/>
              </w:tabs>
              <w:jc w:val="center"/>
              <w:rPr>
                <w:sz w:val="26"/>
                <w:szCs w:val="26"/>
                <w:lang w:val="en-US"/>
              </w:rPr>
            </w:pPr>
            <w:r w:rsidRPr="0015467F">
              <w:rPr>
                <w:sz w:val="26"/>
                <w:szCs w:val="26"/>
                <w:lang w:val="en-US"/>
              </w:rPr>
              <w:t>22</w:t>
            </w:r>
          </w:p>
        </w:tc>
        <w:tc>
          <w:tcPr>
            <w:tcW w:w="0" w:type="auto"/>
            <w:shd w:val="clear" w:color="auto" w:fill="FFFFFF"/>
            <w:tcMar>
              <w:top w:w="0" w:type="dxa"/>
              <w:left w:w="45" w:type="dxa"/>
              <w:bottom w:w="0" w:type="dxa"/>
              <w:right w:w="45" w:type="dxa"/>
            </w:tcMar>
            <w:vAlign w:val="center"/>
          </w:tcPr>
          <w:p w14:paraId="1C8AE438" w14:textId="0BC71746" w:rsidR="00A65712" w:rsidRPr="0015467F" w:rsidRDefault="00A65712" w:rsidP="00A65712">
            <w:pPr>
              <w:tabs>
                <w:tab w:val="left" w:pos="1152"/>
              </w:tabs>
              <w:jc w:val="both"/>
              <w:rPr>
                <w:sz w:val="26"/>
                <w:szCs w:val="26"/>
                <w:lang w:val="en-US"/>
              </w:rPr>
            </w:pPr>
            <w:r w:rsidRPr="0015467F">
              <w:rPr>
                <w:sz w:val="26"/>
                <w:szCs w:val="26"/>
                <w:lang w:val="en-US"/>
              </w:rPr>
              <w:t>18c/TP/PC</w:t>
            </w:r>
          </w:p>
        </w:tc>
        <w:tc>
          <w:tcPr>
            <w:tcW w:w="0" w:type="auto"/>
            <w:shd w:val="clear" w:color="auto" w:fill="FFFFFF"/>
            <w:tcMar>
              <w:top w:w="0" w:type="dxa"/>
              <w:left w:w="45" w:type="dxa"/>
              <w:bottom w:w="0" w:type="dxa"/>
              <w:right w:w="45" w:type="dxa"/>
            </w:tcMar>
            <w:vAlign w:val="center"/>
          </w:tcPr>
          <w:p w14:paraId="17620CB7" w14:textId="6FD48383" w:rsidR="00A65712" w:rsidRPr="0015467F" w:rsidRDefault="00A65712" w:rsidP="00A65712">
            <w:pPr>
              <w:tabs>
                <w:tab w:val="left" w:pos="1152"/>
              </w:tabs>
              <w:jc w:val="both"/>
              <w:rPr>
                <w:sz w:val="26"/>
                <w:szCs w:val="26"/>
                <w:lang w:val="en-US"/>
              </w:rPr>
            </w:pPr>
            <w:r w:rsidRPr="0015467F">
              <w:rPr>
                <w:sz w:val="26"/>
                <w:szCs w:val="26"/>
                <w:lang w:val="en-US"/>
              </w:rPr>
              <w:t>Số tổ chức và người làm công tác pháp chế trên địa bàn tỉnh/thành phố</w:t>
            </w:r>
          </w:p>
        </w:tc>
        <w:tc>
          <w:tcPr>
            <w:tcW w:w="0" w:type="auto"/>
            <w:shd w:val="clear" w:color="auto" w:fill="FFFFFF"/>
            <w:tcMar>
              <w:top w:w="0" w:type="dxa"/>
              <w:left w:w="45" w:type="dxa"/>
              <w:bottom w:w="0" w:type="dxa"/>
              <w:right w:w="45" w:type="dxa"/>
            </w:tcMar>
            <w:vAlign w:val="center"/>
          </w:tcPr>
          <w:p w14:paraId="278E9030" w14:textId="46C62370" w:rsidR="00A65712"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tcPr>
          <w:p w14:paraId="233E54C3" w14:textId="16A2A8A0" w:rsidR="00A65712" w:rsidRPr="0015467F" w:rsidRDefault="00F0037A" w:rsidP="00A65712">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207E90AA" w14:textId="77777777" w:rsidTr="006701F6">
        <w:trPr>
          <w:trHeight w:val="765"/>
          <w:tblHeader/>
        </w:trPr>
        <w:tc>
          <w:tcPr>
            <w:tcW w:w="0" w:type="auto"/>
            <w:shd w:val="clear" w:color="auto" w:fill="FFFFFF"/>
            <w:tcMar>
              <w:top w:w="0" w:type="dxa"/>
              <w:left w:w="45" w:type="dxa"/>
              <w:bottom w:w="0" w:type="dxa"/>
              <w:right w:w="45" w:type="dxa"/>
            </w:tcMar>
            <w:vAlign w:val="center"/>
            <w:hideMark/>
          </w:tcPr>
          <w:p w14:paraId="23E2A0F4" w14:textId="25EE455B" w:rsidR="00A65712" w:rsidRPr="0015467F" w:rsidRDefault="00A65712" w:rsidP="00A65712">
            <w:pPr>
              <w:tabs>
                <w:tab w:val="left" w:pos="1152"/>
              </w:tabs>
              <w:jc w:val="center"/>
              <w:rPr>
                <w:sz w:val="26"/>
                <w:szCs w:val="26"/>
                <w:lang w:val="en-US"/>
              </w:rPr>
            </w:pPr>
            <w:r w:rsidRPr="0015467F">
              <w:rPr>
                <w:sz w:val="26"/>
                <w:szCs w:val="26"/>
                <w:lang w:val="en-US"/>
              </w:rPr>
              <w:lastRenderedPageBreak/>
              <w:t>23</w:t>
            </w:r>
          </w:p>
        </w:tc>
        <w:tc>
          <w:tcPr>
            <w:tcW w:w="0" w:type="auto"/>
            <w:shd w:val="clear" w:color="auto" w:fill="FFFFFF"/>
            <w:tcMar>
              <w:top w:w="0" w:type="dxa"/>
              <w:left w:w="45" w:type="dxa"/>
              <w:bottom w:w="0" w:type="dxa"/>
              <w:right w:w="45" w:type="dxa"/>
            </w:tcMar>
            <w:vAlign w:val="center"/>
            <w:hideMark/>
          </w:tcPr>
          <w:p w14:paraId="48458310" w14:textId="77777777" w:rsidR="00A65712" w:rsidRPr="0015467F" w:rsidRDefault="00A65712" w:rsidP="00A65712">
            <w:pPr>
              <w:tabs>
                <w:tab w:val="left" w:pos="1152"/>
              </w:tabs>
              <w:jc w:val="both"/>
              <w:rPr>
                <w:sz w:val="26"/>
                <w:szCs w:val="26"/>
                <w:lang w:val="en-US"/>
              </w:rPr>
            </w:pPr>
            <w:r w:rsidRPr="0015467F">
              <w:rPr>
                <w:sz w:val="26"/>
                <w:szCs w:val="26"/>
                <w:lang w:val="en-US"/>
              </w:rPr>
              <w:t>19b/TP/HGTM</w:t>
            </w:r>
          </w:p>
        </w:tc>
        <w:tc>
          <w:tcPr>
            <w:tcW w:w="0" w:type="auto"/>
            <w:shd w:val="clear" w:color="auto" w:fill="FFFFFF"/>
            <w:tcMar>
              <w:top w:w="0" w:type="dxa"/>
              <w:left w:w="45" w:type="dxa"/>
              <w:bottom w:w="0" w:type="dxa"/>
              <w:right w:w="45" w:type="dxa"/>
            </w:tcMar>
            <w:vAlign w:val="center"/>
            <w:hideMark/>
          </w:tcPr>
          <w:p w14:paraId="2DC1CF29" w14:textId="4BE8624E" w:rsidR="00A65712" w:rsidRPr="0015467F" w:rsidRDefault="00A65712" w:rsidP="00A65712">
            <w:pPr>
              <w:tabs>
                <w:tab w:val="left" w:pos="1152"/>
              </w:tabs>
              <w:jc w:val="both"/>
              <w:rPr>
                <w:sz w:val="26"/>
                <w:szCs w:val="26"/>
                <w:lang w:val="en-US"/>
              </w:rPr>
            </w:pPr>
            <w:r w:rsidRPr="0015467F">
              <w:rPr>
                <w:sz w:val="26"/>
                <w:szCs w:val="26"/>
                <w:lang w:val="en-US"/>
              </w:rPr>
              <w:t>Số tổ chức và kết quả hoạt động hòa giải thương mại trên địa bàn tỉnh</w:t>
            </w:r>
            <w:r>
              <w:rPr>
                <w:sz w:val="26"/>
                <w:szCs w:val="26"/>
                <w:lang w:val="en-US"/>
              </w:rPr>
              <w:t>/thành phố</w:t>
            </w:r>
          </w:p>
        </w:tc>
        <w:tc>
          <w:tcPr>
            <w:tcW w:w="0" w:type="auto"/>
            <w:shd w:val="clear" w:color="auto" w:fill="FFFFFF"/>
            <w:tcMar>
              <w:top w:w="0" w:type="dxa"/>
              <w:left w:w="45" w:type="dxa"/>
              <w:bottom w:w="0" w:type="dxa"/>
              <w:right w:w="45" w:type="dxa"/>
            </w:tcMar>
            <w:vAlign w:val="center"/>
            <w:hideMark/>
          </w:tcPr>
          <w:p w14:paraId="7F352345" w14:textId="51D4441D"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349703EE" w14:textId="77777777" w:rsidR="00A65712" w:rsidRPr="0015467F" w:rsidRDefault="00A65712" w:rsidP="00A65712">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7BDD2CD4" w14:textId="77777777" w:rsidTr="006701F6">
        <w:trPr>
          <w:trHeight w:val="765"/>
          <w:tblHeader/>
        </w:trPr>
        <w:tc>
          <w:tcPr>
            <w:tcW w:w="0" w:type="auto"/>
            <w:shd w:val="clear" w:color="auto" w:fill="FFFFFF"/>
            <w:tcMar>
              <w:top w:w="0" w:type="dxa"/>
              <w:left w:w="45" w:type="dxa"/>
              <w:bottom w:w="0" w:type="dxa"/>
              <w:right w:w="45" w:type="dxa"/>
            </w:tcMar>
            <w:vAlign w:val="center"/>
            <w:hideMark/>
          </w:tcPr>
          <w:p w14:paraId="32807D03" w14:textId="0DEB05DA" w:rsidR="00A65712" w:rsidRPr="0015467F" w:rsidRDefault="00A65712" w:rsidP="00A65712">
            <w:pPr>
              <w:tabs>
                <w:tab w:val="left" w:pos="1152"/>
              </w:tabs>
              <w:jc w:val="center"/>
              <w:rPr>
                <w:sz w:val="26"/>
                <w:szCs w:val="26"/>
                <w:lang w:val="en-US"/>
              </w:rPr>
            </w:pPr>
            <w:r w:rsidRPr="0015467F">
              <w:rPr>
                <w:sz w:val="26"/>
                <w:szCs w:val="26"/>
                <w:lang w:val="en-US"/>
              </w:rPr>
              <w:t>2</w:t>
            </w:r>
            <w:r>
              <w:rPr>
                <w:sz w:val="26"/>
                <w:szCs w:val="26"/>
                <w:lang w:val="en-US"/>
              </w:rPr>
              <w:t>4</w:t>
            </w:r>
          </w:p>
        </w:tc>
        <w:tc>
          <w:tcPr>
            <w:tcW w:w="0" w:type="auto"/>
            <w:shd w:val="clear" w:color="auto" w:fill="FFFFFF"/>
            <w:tcMar>
              <w:top w:w="0" w:type="dxa"/>
              <w:left w:w="45" w:type="dxa"/>
              <w:bottom w:w="0" w:type="dxa"/>
              <w:right w:w="45" w:type="dxa"/>
            </w:tcMar>
            <w:vAlign w:val="center"/>
            <w:hideMark/>
          </w:tcPr>
          <w:p w14:paraId="064898DC" w14:textId="77777777" w:rsidR="00A65712" w:rsidRPr="0015467F" w:rsidRDefault="00A65712" w:rsidP="00A65712">
            <w:pPr>
              <w:tabs>
                <w:tab w:val="left" w:pos="1152"/>
              </w:tabs>
              <w:jc w:val="both"/>
              <w:rPr>
                <w:sz w:val="26"/>
                <w:szCs w:val="26"/>
                <w:lang w:val="en-US"/>
              </w:rPr>
            </w:pPr>
            <w:r w:rsidRPr="0015467F">
              <w:rPr>
                <w:sz w:val="26"/>
                <w:szCs w:val="26"/>
                <w:lang w:val="en-US"/>
              </w:rPr>
              <w:t>20b/TP/QLTLTS</w:t>
            </w:r>
          </w:p>
        </w:tc>
        <w:tc>
          <w:tcPr>
            <w:tcW w:w="0" w:type="auto"/>
            <w:shd w:val="clear" w:color="auto" w:fill="FFFFFF"/>
            <w:tcMar>
              <w:top w:w="0" w:type="dxa"/>
              <w:left w:w="45" w:type="dxa"/>
              <w:bottom w:w="0" w:type="dxa"/>
              <w:right w:w="45" w:type="dxa"/>
            </w:tcMar>
            <w:vAlign w:val="center"/>
            <w:hideMark/>
          </w:tcPr>
          <w:p w14:paraId="2A1CEF50" w14:textId="3B636CCD" w:rsidR="00A65712" w:rsidRPr="0015467F" w:rsidRDefault="00A65712" w:rsidP="00F0037A">
            <w:pPr>
              <w:tabs>
                <w:tab w:val="left" w:pos="1152"/>
              </w:tabs>
              <w:jc w:val="both"/>
              <w:rPr>
                <w:sz w:val="26"/>
                <w:szCs w:val="26"/>
                <w:lang w:val="en-US"/>
              </w:rPr>
            </w:pPr>
            <w:r>
              <w:rPr>
                <w:sz w:val="26"/>
                <w:szCs w:val="26"/>
                <w:lang w:val="en-US"/>
              </w:rPr>
              <w:t>Số</w:t>
            </w:r>
            <w:r w:rsidRPr="0015467F">
              <w:rPr>
                <w:sz w:val="26"/>
                <w:szCs w:val="26"/>
                <w:lang w:val="en-US"/>
              </w:rPr>
              <w:t xml:space="preserve"> tổ chức và </w:t>
            </w:r>
            <w:r>
              <w:rPr>
                <w:sz w:val="26"/>
                <w:szCs w:val="26"/>
                <w:lang w:val="en-US"/>
              </w:rPr>
              <w:t xml:space="preserve">kết quả </w:t>
            </w:r>
            <w:r w:rsidR="00F0037A">
              <w:rPr>
                <w:sz w:val="26"/>
                <w:szCs w:val="26"/>
                <w:lang w:val="en-US"/>
              </w:rPr>
              <w:t>hoạt động quản lý thanh lý tài sản</w:t>
            </w:r>
            <w:r w:rsidRPr="0015467F">
              <w:rPr>
                <w:sz w:val="26"/>
                <w:szCs w:val="26"/>
                <w:lang w:val="en-US"/>
              </w:rPr>
              <w:t xml:space="preserve"> trên địa bàn tỉnh</w:t>
            </w:r>
            <w:r>
              <w:rPr>
                <w:sz w:val="26"/>
                <w:szCs w:val="26"/>
                <w:lang w:val="en-US"/>
              </w:rPr>
              <w:t>/thành phố</w:t>
            </w:r>
          </w:p>
        </w:tc>
        <w:tc>
          <w:tcPr>
            <w:tcW w:w="0" w:type="auto"/>
            <w:shd w:val="clear" w:color="auto" w:fill="FFFFFF"/>
            <w:tcMar>
              <w:top w:w="0" w:type="dxa"/>
              <w:left w:w="45" w:type="dxa"/>
              <w:bottom w:w="0" w:type="dxa"/>
              <w:right w:w="45" w:type="dxa"/>
            </w:tcMar>
            <w:vAlign w:val="center"/>
            <w:hideMark/>
          </w:tcPr>
          <w:p w14:paraId="33159D2A" w14:textId="6F40BA6D"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5F3B2A93" w14:textId="77777777" w:rsidR="00A65712" w:rsidRPr="0015467F" w:rsidRDefault="00A65712" w:rsidP="00A65712">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317855E7" w14:textId="77777777" w:rsidTr="006701F6">
        <w:trPr>
          <w:trHeight w:val="765"/>
          <w:tblHeader/>
        </w:trPr>
        <w:tc>
          <w:tcPr>
            <w:tcW w:w="0" w:type="auto"/>
            <w:shd w:val="clear" w:color="auto" w:fill="FFFFFF"/>
            <w:tcMar>
              <w:top w:w="0" w:type="dxa"/>
              <w:left w:w="45" w:type="dxa"/>
              <w:bottom w:w="0" w:type="dxa"/>
              <w:right w:w="45" w:type="dxa"/>
            </w:tcMar>
            <w:vAlign w:val="center"/>
            <w:hideMark/>
          </w:tcPr>
          <w:p w14:paraId="6F0DC2A4" w14:textId="05F6F3DB" w:rsidR="00A65712" w:rsidRPr="0015467F" w:rsidRDefault="00A65712" w:rsidP="00A65712">
            <w:pPr>
              <w:tabs>
                <w:tab w:val="left" w:pos="1152"/>
              </w:tabs>
              <w:jc w:val="center"/>
              <w:rPr>
                <w:sz w:val="26"/>
                <w:szCs w:val="26"/>
                <w:lang w:val="en-US"/>
              </w:rPr>
            </w:pPr>
            <w:r w:rsidRPr="0015467F">
              <w:rPr>
                <w:sz w:val="26"/>
                <w:szCs w:val="26"/>
                <w:lang w:val="en-US"/>
              </w:rPr>
              <w:t>2</w:t>
            </w:r>
            <w:r>
              <w:rPr>
                <w:sz w:val="26"/>
                <w:szCs w:val="26"/>
                <w:lang w:val="en-US"/>
              </w:rPr>
              <w:t>5</w:t>
            </w:r>
          </w:p>
        </w:tc>
        <w:tc>
          <w:tcPr>
            <w:tcW w:w="0" w:type="auto"/>
            <w:shd w:val="clear" w:color="auto" w:fill="FFFFFF"/>
            <w:tcMar>
              <w:top w:w="0" w:type="dxa"/>
              <w:left w:w="45" w:type="dxa"/>
              <w:bottom w:w="0" w:type="dxa"/>
              <w:right w:w="45" w:type="dxa"/>
            </w:tcMar>
            <w:vAlign w:val="center"/>
            <w:hideMark/>
          </w:tcPr>
          <w:p w14:paraId="7DF0F0B4" w14:textId="77777777" w:rsidR="00A65712" w:rsidRPr="0015467F" w:rsidRDefault="00A65712" w:rsidP="00A65712">
            <w:pPr>
              <w:tabs>
                <w:tab w:val="left" w:pos="1152"/>
              </w:tabs>
              <w:jc w:val="both"/>
              <w:rPr>
                <w:sz w:val="26"/>
                <w:szCs w:val="26"/>
                <w:lang w:val="en-US"/>
              </w:rPr>
            </w:pPr>
            <w:r w:rsidRPr="0015467F">
              <w:rPr>
                <w:sz w:val="26"/>
                <w:szCs w:val="26"/>
                <w:lang w:val="en-US"/>
              </w:rPr>
              <w:t>21b/TP/HTPLDN</w:t>
            </w:r>
          </w:p>
        </w:tc>
        <w:tc>
          <w:tcPr>
            <w:tcW w:w="0" w:type="auto"/>
            <w:shd w:val="clear" w:color="auto" w:fill="FFFFFF"/>
            <w:tcMar>
              <w:top w:w="0" w:type="dxa"/>
              <w:left w:w="45" w:type="dxa"/>
              <w:bottom w:w="0" w:type="dxa"/>
              <w:right w:w="45" w:type="dxa"/>
            </w:tcMar>
            <w:vAlign w:val="center"/>
            <w:hideMark/>
          </w:tcPr>
          <w:p w14:paraId="1F4F3595" w14:textId="77777777" w:rsidR="00A65712" w:rsidRPr="0015467F" w:rsidRDefault="00A65712" w:rsidP="00A65712">
            <w:pPr>
              <w:tabs>
                <w:tab w:val="left" w:pos="1152"/>
              </w:tabs>
              <w:jc w:val="both"/>
              <w:rPr>
                <w:sz w:val="26"/>
                <w:szCs w:val="26"/>
                <w:lang w:val="en-US"/>
              </w:rPr>
            </w:pPr>
            <w:r w:rsidRPr="0015467F">
              <w:rPr>
                <w:sz w:val="26"/>
                <w:szCs w:val="26"/>
                <w:lang w:val="en-US"/>
              </w:rPr>
              <w:t>Kết quả triển khai công tác hỗ trợ pháp lý cho doanh nghiệp nhỏ và vừa tại UBND cấp tỉnh</w:t>
            </w:r>
          </w:p>
        </w:tc>
        <w:tc>
          <w:tcPr>
            <w:tcW w:w="0" w:type="auto"/>
            <w:shd w:val="clear" w:color="auto" w:fill="FFFFFF"/>
            <w:tcMar>
              <w:top w:w="0" w:type="dxa"/>
              <w:left w:w="45" w:type="dxa"/>
              <w:bottom w:w="0" w:type="dxa"/>
              <w:right w:w="45" w:type="dxa"/>
            </w:tcMar>
            <w:vAlign w:val="center"/>
            <w:hideMark/>
          </w:tcPr>
          <w:p w14:paraId="3CC76946" w14:textId="79314AAF" w:rsidR="00A65712" w:rsidRPr="0015467F" w:rsidRDefault="00A65712" w:rsidP="00A65712">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491E7B98" w14:textId="77777777" w:rsidR="00A65712" w:rsidRPr="0015467F" w:rsidRDefault="00A65712" w:rsidP="00A65712">
            <w:pPr>
              <w:tabs>
                <w:tab w:val="left" w:pos="1152"/>
              </w:tabs>
              <w:jc w:val="both"/>
              <w:rPr>
                <w:sz w:val="26"/>
                <w:szCs w:val="26"/>
                <w:lang w:val="en-US"/>
              </w:rPr>
            </w:pPr>
            <w:r w:rsidRPr="0015467F">
              <w:rPr>
                <w:sz w:val="26"/>
                <w:szCs w:val="26"/>
                <w:lang w:val="en-US"/>
              </w:rPr>
              <w:t>Bộ Tư pháp (Cục Kế hoạch - Tài chính)</w:t>
            </w:r>
          </w:p>
        </w:tc>
      </w:tr>
      <w:tr w:rsidR="00A65712" w:rsidRPr="005C1899" w14:paraId="200BBF20" w14:textId="77777777" w:rsidTr="006701F6">
        <w:trPr>
          <w:trHeight w:val="435"/>
          <w:tblHeader/>
        </w:trPr>
        <w:tc>
          <w:tcPr>
            <w:tcW w:w="0" w:type="auto"/>
            <w:gridSpan w:val="5"/>
            <w:shd w:val="clear" w:color="auto" w:fill="FFFFFF"/>
            <w:tcMar>
              <w:top w:w="0" w:type="dxa"/>
              <w:left w:w="45" w:type="dxa"/>
              <w:bottom w:w="0" w:type="dxa"/>
              <w:right w:w="45" w:type="dxa"/>
            </w:tcMar>
            <w:vAlign w:val="center"/>
            <w:hideMark/>
          </w:tcPr>
          <w:p w14:paraId="70845708" w14:textId="0E8081F3" w:rsidR="00A65712" w:rsidRPr="006701F6" w:rsidRDefault="00A65712" w:rsidP="00462349">
            <w:pPr>
              <w:tabs>
                <w:tab w:val="left" w:pos="1152"/>
              </w:tabs>
              <w:rPr>
                <w:b/>
                <w:sz w:val="26"/>
                <w:szCs w:val="26"/>
                <w:lang w:val="en-US"/>
              </w:rPr>
            </w:pPr>
            <w:r w:rsidRPr="006701F6">
              <w:rPr>
                <w:b/>
                <w:sz w:val="26"/>
                <w:szCs w:val="26"/>
                <w:lang w:val="en-US"/>
              </w:rPr>
              <w:t>4. Các Sở</w:t>
            </w:r>
            <w:r w:rsidR="00792B53">
              <w:rPr>
                <w:b/>
                <w:sz w:val="26"/>
                <w:szCs w:val="26"/>
                <w:lang w:val="en-US"/>
              </w:rPr>
              <w:t>,</w:t>
            </w:r>
            <w:r w:rsidRPr="006701F6">
              <w:rPr>
                <w:b/>
                <w:sz w:val="26"/>
                <w:szCs w:val="26"/>
                <w:lang w:val="en-US"/>
              </w:rPr>
              <w:t xml:space="preserve"> </w:t>
            </w:r>
            <w:r w:rsidR="00462349">
              <w:rPr>
                <w:b/>
                <w:sz w:val="26"/>
                <w:szCs w:val="26"/>
                <w:lang w:val="en-US"/>
              </w:rPr>
              <w:t>n</w:t>
            </w:r>
            <w:r w:rsidRPr="006701F6">
              <w:rPr>
                <w:b/>
                <w:sz w:val="26"/>
                <w:szCs w:val="26"/>
                <w:lang w:val="en-US"/>
              </w:rPr>
              <w:t>gành và một số tổ chức ở địa phương</w:t>
            </w:r>
          </w:p>
        </w:tc>
      </w:tr>
      <w:tr w:rsidR="00A65712" w:rsidRPr="005C1899" w14:paraId="62283298" w14:textId="77777777" w:rsidTr="006701F6">
        <w:trPr>
          <w:trHeight w:val="405"/>
          <w:tblHeader/>
        </w:trPr>
        <w:tc>
          <w:tcPr>
            <w:tcW w:w="0" w:type="auto"/>
            <w:gridSpan w:val="5"/>
            <w:shd w:val="clear" w:color="auto" w:fill="FFFFFF"/>
            <w:tcMar>
              <w:top w:w="0" w:type="dxa"/>
              <w:left w:w="45" w:type="dxa"/>
              <w:bottom w:w="0" w:type="dxa"/>
              <w:right w:w="45" w:type="dxa"/>
            </w:tcMar>
            <w:vAlign w:val="center"/>
            <w:hideMark/>
          </w:tcPr>
          <w:p w14:paraId="7DAFF3C8" w14:textId="38AE6F90" w:rsidR="00A65712" w:rsidRPr="006701F6" w:rsidRDefault="00A65712" w:rsidP="007910CD">
            <w:pPr>
              <w:tabs>
                <w:tab w:val="left" w:pos="1152"/>
              </w:tabs>
              <w:rPr>
                <w:b/>
                <w:i/>
                <w:iCs/>
                <w:sz w:val="26"/>
                <w:szCs w:val="26"/>
                <w:lang w:val="en-US"/>
              </w:rPr>
            </w:pPr>
            <w:r w:rsidRPr="006701F6">
              <w:rPr>
                <w:b/>
                <w:i/>
                <w:iCs/>
                <w:sz w:val="26"/>
                <w:szCs w:val="26"/>
                <w:lang w:val="en-US"/>
              </w:rPr>
              <w:t xml:space="preserve">4.1. </w:t>
            </w:r>
            <w:r w:rsidR="007910CD">
              <w:rPr>
                <w:b/>
                <w:i/>
                <w:iCs/>
                <w:sz w:val="26"/>
                <w:szCs w:val="26"/>
                <w:lang w:val="en-US"/>
              </w:rPr>
              <w:t xml:space="preserve">Ban, </w:t>
            </w:r>
            <w:r w:rsidR="00792B53">
              <w:rPr>
                <w:b/>
                <w:i/>
                <w:iCs/>
                <w:sz w:val="26"/>
                <w:szCs w:val="26"/>
                <w:lang w:val="en-US"/>
              </w:rPr>
              <w:t>n</w:t>
            </w:r>
            <w:r w:rsidRPr="0071750C">
              <w:rPr>
                <w:b/>
                <w:i/>
                <w:iCs/>
                <w:sz w:val="26"/>
                <w:szCs w:val="26"/>
                <w:lang w:val="en-US"/>
              </w:rPr>
              <w:t>gành</w:t>
            </w:r>
            <w:r w:rsidR="00792B53">
              <w:rPr>
                <w:b/>
                <w:i/>
                <w:iCs/>
                <w:sz w:val="26"/>
                <w:szCs w:val="26"/>
                <w:lang w:val="en-US"/>
              </w:rPr>
              <w:t xml:space="preserve"> cấp tỉnh</w:t>
            </w:r>
            <w:r w:rsidRPr="0071750C">
              <w:rPr>
                <w:b/>
                <w:i/>
                <w:iCs/>
                <w:sz w:val="26"/>
                <w:szCs w:val="26"/>
                <w:lang w:val="en-US"/>
              </w:rPr>
              <w:t xml:space="preserve">; </w:t>
            </w:r>
            <w:r w:rsidR="00462349">
              <w:rPr>
                <w:b/>
                <w:i/>
                <w:iCs/>
                <w:sz w:val="26"/>
                <w:szCs w:val="26"/>
                <w:lang w:val="en-US"/>
              </w:rPr>
              <w:t>c</w:t>
            </w:r>
            <w:r w:rsidRPr="0071750C">
              <w:rPr>
                <w:b/>
                <w:i/>
                <w:iCs/>
                <w:sz w:val="26"/>
                <w:szCs w:val="26"/>
                <w:lang w:val="en-US"/>
              </w:rPr>
              <w:t>ơ quan chuyên môn thuộc UBND cấp tỉnh (04 biểu)</w:t>
            </w:r>
          </w:p>
        </w:tc>
      </w:tr>
      <w:tr w:rsidR="0087567C" w:rsidRPr="005C1899" w14:paraId="6A63AF47" w14:textId="77777777" w:rsidTr="006701F6">
        <w:trPr>
          <w:trHeight w:val="960"/>
          <w:tblHeader/>
        </w:trPr>
        <w:tc>
          <w:tcPr>
            <w:tcW w:w="0" w:type="auto"/>
            <w:shd w:val="clear" w:color="auto" w:fill="FFFFFF"/>
            <w:tcMar>
              <w:top w:w="0" w:type="dxa"/>
              <w:left w:w="45" w:type="dxa"/>
              <w:bottom w:w="0" w:type="dxa"/>
              <w:right w:w="45" w:type="dxa"/>
            </w:tcMar>
            <w:vAlign w:val="center"/>
            <w:hideMark/>
          </w:tcPr>
          <w:p w14:paraId="3B29E3A3" w14:textId="77777777" w:rsidR="00A65712" w:rsidRPr="0015467F" w:rsidRDefault="00A65712" w:rsidP="00A65712">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510EA5B4" w14:textId="77777777" w:rsidR="00A65712" w:rsidRPr="0015467F" w:rsidRDefault="00A65712" w:rsidP="00A65712">
            <w:pPr>
              <w:tabs>
                <w:tab w:val="left" w:pos="1152"/>
              </w:tabs>
              <w:jc w:val="both"/>
              <w:rPr>
                <w:sz w:val="26"/>
                <w:szCs w:val="26"/>
                <w:lang w:val="en-US"/>
              </w:rPr>
            </w:pPr>
            <w:r w:rsidRPr="0015467F">
              <w:rPr>
                <w:sz w:val="26"/>
                <w:szCs w:val="26"/>
                <w:lang w:val="en-US"/>
              </w:rPr>
              <w:t>04b/TP/PBGDPL</w:t>
            </w:r>
          </w:p>
        </w:tc>
        <w:tc>
          <w:tcPr>
            <w:tcW w:w="0" w:type="auto"/>
            <w:shd w:val="clear" w:color="auto" w:fill="FFFFFF"/>
            <w:tcMar>
              <w:top w:w="0" w:type="dxa"/>
              <w:left w:w="45" w:type="dxa"/>
              <w:bottom w:w="0" w:type="dxa"/>
              <w:right w:w="45" w:type="dxa"/>
            </w:tcMar>
            <w:vAlign w:val="center"/>
            <w:hideMark/>
          </w:tcPr>
          <w:p w14:paraId="39F7BACA" w14:textId="77777777" w:rsidR="00A65712" w:rsidRPr="0015467F" w:rsidRDefault="00A65712" w:rsidP="00A65712">
            <w:pPr>
              <w:tabs>
                <w:tab w:val="left" w:pos="1152"/>
              </w:tabs>
              <w:jc w:val="both"/>
              <w:rPr>
                <w:sz w:val="26"/>
                <w:szCs w:val="26"/>
                <w:lang w:val="en-US"/>
              </w:rPr>
            </w:pPr>
            <w:r w:rsidRPr="0015467F">
              <w:rPr>
                <w:sz w:val="26"/>
                <w:szCs w:val="26"/>
                <w:lang w:val="en-US"/>
              </w:rPr>
              <w:t>Kết quả công tác phổ biến giáo dục pháp luật tại cơ quan, tổ chức cấp tỉnh, doanh nghiệp nhà nước do UBND cấp tỉnh quản lý</w:t>
            </w:r>
          </w:p>
        </w:tc>
        <w:tc>
          <w:tcPr>
            <w:tcW w:w="0" w:type="auto"/>
            <w:shd w:val="clear" w:color="auto" w:fill="FFFFFF"/>
            <w:tcMar>
              <w:top w:w="0" w:type="dxa"/>
              <w:left w:w="45" w:type="dxa"/>
              <w:bottom w:w="0" w:type="dxa"/>
              <w:right w:w="45" w:type="dxa"/>
            </w:tcMar>
            <w:vAlign w:val="center"/>
            <w:hideMark/>
          </w:tcPr>
          <w:p w14:paraId="6FC5AD66" w14:textId="26347478" w:rsidR="00A65712" w:rsidRPr="0015467F" w:rsidRDefault="00A65712" w:rsidP="00A65712">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0D9A0FFA" w14:textId="77777777" w:rsidR="00A65712" w:rsidRPr="0015467F" w:rsidRDefault="00A65712" w:rsidP="00A65712">
            <w:pPr>
              <w:tabs>
                <w:tab w:val="left" w:pos="1152"/>
              </w:tabs>
              <w:jc w:val="both"/>
              <w:rPr>
                <w:sz w:val="26"/>
                <w:szCs w:val="26"/>
                <w:lang w:val="en-US"/>
              </w:rPr>
            </w:pPr>
            <w:r w:rsidRPr="0015467F">
              <w:rPr>
                <w:sz w:val="26"/>
                <w:szCs w:val="26"/>
                <w:lang w:val="en-US"/>
              </w:rPr>
              <w:t>Sở Tư pháp</w:t>
            </w:r>
          </w:p>
        </w:tc>
      </w:tr>
      <w:tr w:rsidR="0087567C" w:rsidRPr="005C1899" w14:paraId="47A5773A" w14:textId="77777777" w:rsidTr="006701F6">
        <w:trPr>
          <w:trHeight w:val="1005"/>
          <w:tblHeader/>
        </w:trPr>
        <w:tc>
          <w:tcPr>
            <w:tcW w:w="0" w:type="auto"/>
            <w:shd w:val="clear" w:color="auto" w:fill="FFFFFF"/>
            <w:tcMar>
              <w:top w:w="0" w:type="dxa"/>
              <w:left w:w="45" w:type="dxa"/>
              <w:bottom w:w="0" w:type="dxa"/>
              <w:right w:w="45" w:type="dxa"/>
            </w:tcMar>
            <w:vAlign w:val="center"/>
          </w:tcPr>
          <w:p w14:paraId="765743E9" w14:textId="781A9F2F" w:rsidR="00A65712" w:rsidRPr="00DE7322" w:rsidRDefault="00A65712" w:rsidP="00A65712">
            <w:pPr>
              <w:tabs>
                <w:tab w:val="left" w:pos="1152"/>
              </w:tabs>
              <w:jc w:val="center"/>
              <w:rPr>
                <w:sz w:val="26"/>
                <w:szCs w:val="26"/>
                <w:lang w:val="en-US"/>
              </w:rPr>
            </w:pPr>
            <w:r w:rsidRPr="0071750C">
              <w:rPr>
                <w:sz w:val="26"/>
                <w:szCs w:val="26"/>
                <w:lang w:val="en-US"/>
              </w:rPr>
              <w:t>2</w:t>
            </w:r>
          </w:p>
        </w:tc>
        <w:tc>
          <w:tcPr>
            <w:tcW w:w="0" w:type="auto"/>
            <w:shd w:val="clear" w:color="auto" w:fill="FFFFFF"/>
            <w:tcMar>
              <w:top w:w="0" w:type="dxa"/>
              <w:left w:w="45" w:type="dxa"/>
              <w:bottom w:w="0" w:type="dxa"/>
              <w:right w:w="45" w:type="dxa"/>
            </w:tcMar>
            <w:vAlign w:val="center"/>
          </w:tcPr>
          <w:p w14:paraId="0CD542E6" w14:textId="3A093637" w:rsidR="00A65712" w:rsidRPr="00DE7322" w:rsidRDefault="00A65712" w:rsidP="00A65712">
            <w:pPr>
              <w:tabs>
                <w:tab w:val="left" w:pos="1152"/>
              </w:tabs>
              <w:jc w:val="both"/>
              <w:rPr>
                <w:sz w:val="26"/>
                <w:szCs w:val="26"/>
                <w:lang w:val="en-US"/>
              </w:rPr>
            </w:pPr>
            <w:r>
              <w:rPr>
                <w:sz w:val="26"/>
                <w:szCs w:val="26"/>
                <w:lang w:val="en-US"/>
              </w:rPr>
              <w:t>12c</w:t>
            </w:r>
            <w:r w:rsidRPr="0071750C">
              <w:rPr>
                <w:sz w:val="26"/>
                <w:szCs w:val="26"/>
                <w:lang w:val="en-US"/>
              </w:rPr>
              <w:t>/TP/GĐTP</w:t>
            </w:r>
          </w:p>
        </w:tc>
        <w:tc>
          <w:tcPr>
            <w:tcW w:w="0" w:type="auto"/>
            <w:shd w:val="clear" w:color="auto" w:fill="FFFFFF"/>
            <w:tcMar>
              <w:top w:w="0" w:type="dxa"/>
              <w:left w:w="45" w:type="dxa"/>
              <w:bottom w:w="0" w:type="dxa"/>
              <w:right w:w="45" w:type="dxa"/>
            </w:tcMar>
            <w:vAlign w:val="center"/>
          </w:tcPr>
          <w:p w14:paraId="6C7431C4" w14:textId="15EDCE4F" w:rsidR="00A65712" w:rsidRPr="00DE7322" w:rsidRDefault="00A65712" w:rsidP="00A65712">
            <w:pPr>
              <w:tabs>
                <w:tab w:val="left" w:pos="1152"/>
              </w:tabs>
              <w:jc w:val="both"/>
              <w:rPr>
                <w:sz w:val="26"/>
                <w:szCs w:val="26"/>
                <w:lang w:val="en-US"/>
              </w:rPr>
            </w:pPr>
            <w:r w:rsidRPr="0015467F">
              <w:rPr>
                <w:sz w:val="26"/>
                <w:szCs w:val="26"/>
                <w:lang w:val="en-US"/>
              </w:rPr>
              <w:t>Số vụ việc đã thực hiện giám định tư pháp trên địa bàn tỉnh</w:t>
            </w:r>
            <w:r>
              <w:rPr>
                <w:sz w:val="26"/>
                <w:szCs w:val="26"/>
                <w:lang w:val="en-US"/>
              </w:rPr>
              <w:t>/thành phố</w:t>
            </w:r>
          </w:p>
        </w:tc>
        <w:tc>
          <w:tcPr>
            <w:tcW w:w="0" w:type="auto"/>
            <w:shd w:val="clear" w:color="auto" w:fill="FFFFFF"/>
            <w:tcMar>
              <w:top w:w="0" w:type="dxa"/>
              <w:left w:w="45" w:type="dxa"/>
              <w:bottom w:w="0" w:type="dxa"/>
              <w:right w:w="45" w:type="dxa"/>
            </w:tcMar>
            <w:vAlign w:val="center"/>
          </w:tcPr>
          <w:p w14:paraId="40A61F98" w14:textId="53C83B93" w:rsidR="00A65712" w:rsidRPr="00DE7322" w:rsidDel="00642B90" w:rsidRDefault="00A65712" w:rsidP="00A65712">
            <w:pPr>
              <w:tabs>
                <w:tab w:val="left" w:pos="1152"/>
              </w:tabs>
              <w:jc w:val="center"/>
              <w:rPr>
                <w:sz w:val="26"/>
                <w:szCs w:val="26"/>
                <w:lang w:val="en-US"/>
              </w:rPr>
            </w:pPr>
            <w:r w:rsidRPr="0071750C">
              <w:rPr>
                <w:sz w:val="26"/>
                <w:szCs w:val="26"/>
                <w:lang w:val="en-US"/>
              </w:rPr>
              <w:t>Sơ bộ năm/tròn năm</w:t>
            </w:r>
          </w:p>
        </w:tc>
        <w:tc>
          <w:tcPr>
            <w:tcW w:w="0" w:type="auto"/>
            <w:shd w:val="clear" w:color="auto" w:fill="FFFFFF"/>
            <w:tcMar>
              <w:top w:w="0" w:type="dxa"/>
              <w:left w:w="45" w:type="dxa"/>
              <w:bottom w:w="0" w:type="dxa"/>
              <w:right w:w="45" w:type="dxa"/>
            </w:tcMar>
            <w:vAlign w:val="center"/>
          </w:tcPr>
          <w:p w14:paraId="4016D991" w14:textId="43A2527E" w:rsidR="00A65712" w:rsidRPr="00DE7322" w:rsidRDefault="00A65712" w:rsidP="00A65712">
            <w:pPr>
              <w:tabs>
                <w:tab w:val="left" w:pos="1152"/>
              </w:tabs>
              <w:jc w:val="both"/>
              <w:rPr>
                <w:sz w:val="26"/>
                <w:szCs w:val="26"/>
                <w:lang w:val="en-US"/>
              </w:rPr>
            </w:pPr>
            <w:r w:rsidRPr="0071750C">
              <w:rPr>
                <w:sz w:val="26"/>
                <w:szCs w:val="26"/>
                <w:lang w:val="en-US"/>
              </w:rPr>
              <w:t xml:space="preserve">Sở Tư pháp </w:t>
            </w:r>
          </w:p>
        </w:tc>
      </w:tr>
      <w:tr w:rsidR="0087567C" w:rsidRPr="005C1899" w14:paraId="2B4B49BD" w14:textId="77777777" w:rsidTr="006701F6">
        <w:trPr>
          <w:trHeight w:val="1005"/>
          <w:tblHeader/>
        </w:trPr>
        <w:tc>
          <w:tcPr>
            <w:tcW w:w="0" w:type="auto"/>
            <w:shd w:val="clear" w:color="auto" w:fill="FFFFFF"/>
            <w:tcMar>
              <w:top w:w="0" w:type="dxa"/>
              <w:left w:w="45" w:type="dxa"/>
              <w:bottom w:w="0" w:type="dxa"/>
              <w:right w:w="45" w:type="dxa"/>
            </w:tcMar>
            <w:vAlign w:val="center"/>
            <w:hideMark/>
          </w:tcPr>
          <w:p w14:paraId="0D481F3F" w14:textId="4564DE4F" w:rsidR="00A65712" w:rsidRPr="0015467F" w:rsidRDefault="00A65712" w:rsidP="00A65712">
            <w:pPr>
              <w:tabs>
                <w:tab w:val="left" w:pos="1152"/>
              </w:tabs>
              <w:jc w:val="center"/>
              <w:rPr>
                <w:sz w:val="26"/>
                <w:szCs w:val="26"/>
                <w:lang w:val="en-US"/>
              </w:rPr>
            </w:pPr>
            <w:r>
              <w:rPr>
                <w:sz w:val="26"/>
                <w:szCs w:val="26"/>
                <w:lang w:val="en-US"/>
              </w:rPr>
              <w:t>3</w:t>
            </w:r>
          </w:p>
        </w:tc>
        <w:tc>
          <w:tcPr>
            <w:tcW w:w="0" w:type="auto"/>
            <w:shd w:val="clear" w:color="auto" w:fill="FFFFFF"/>
            <w:tcMar>
              <w:top w:w="0" w:type="dxa"/>
              <w:left w:w="45" w:type="dxa"/>
              <w:bottom w:w="0" w:type="dxa"/>
              <w:right w:w="45" w:type="dxa"/>
            </w:tcMar>
            <w:vAlign w:val="center"/>
            <w:hideMark/>
          </w:tcPr>
          <w:p w14:paraId="22E36F4F" w14:textId="77777777" w:rsidR="00A65712" w:rsidRPr="0015467F" w:rsidRDefault="00A65712" w:rsidP="00A65712">
            <w:pPr>
              <w:tabs>
                <w:tab w:val="left" w:pos="1152"/>
              </w:tabs>
              <w:jc w:val="both"/>
              <w:rPr>
                <w:sz w:val="26"/>
                <w:szCs w:val="26"/>
                <w:lang w:val="en-US"/>
              </w:rPr>
            </w:pPr>
            <w:r w:rsidRPr="0015467F">
              <w:rPr>
                <w:sz w:val="26"/>
                <w:szCs w:val="26"/>
                <w:lang w:val="en-US"/>
              </w:rPr>
              <w:t>18b/TP/PC</w:t>
            </w:r>
          </w:p>
        </w:tc>
        <w:tc>
          <w:tcPr>
            <w:tcW w:w="0" w:type="auto"/>
            <w:shd w:val="clear" w:color="auto" w:fill="FFFFFF"/>
            <w:tcMar>
              <w:top w:w="0" w:type="dxa"/>
              <w:left w:w="45" w:type="dxa"/>
              <w:bottom w:w="0" w:type="dxa"/>
              <w:right w:w="45" w:type="dxa"/>
            </w:tcMar>
            <w:vAlign w:val="center"/>
            <w:hideMark/>
          </w:tcPr>
          <w:p w14:paraId="0A31DEC1" w14:textId="77777777" w:rsidR="00A65712" w:rsidRPr="0015467F" w:rsidRDefault="00A65712" w:rsidP="00A65712">
            <w:pPr>
              <w:tabs>
                <w:tab w:val="left" w:pos="1152"/>
              </w:tabs>
              <w:jc w:val="both"/>
              <w:rPr>
                <w:sz w:val="26"/>
                <w:szCs w:val="26"/>
                <w:lang w:val="en-US"/>
              </w:rPr>
            </w:pPr>
            <w:r w:rsidRPr="0015467F">
              <w:rPr>
                <w:sz w:val="26"/>
                <w:szCs w:val="26"/>
                <w:lang w:val="en-US"/>
              </w:rPr>
              <w:t>Số tổ chức và người làm công tác pháp chế tại cơ quan chuyên môn thuộc UBND cấp tỉnh, doanh nghiệp nhà nước, đơn vị sự nghiệp công lập tỉnh/thành phố</w:t>
            </w:r>
          </w:p>
        </w:tc>
        <w:tc>
          <w:tcPr>
            <w:tcW w:w="0" w:type="auto"/>
            <w:shd w:val="clear" w:color="auto" w:fill="FFFFFF"/>
            <w:tcMar>
              <w:top w:w="0" w:type="dxa"/>
              <w:left w:w="45" w:type="dxa"/>
              <w:bottom w:w="0" w:type="dxa"/>
              <w:right w:w="45" w:type="dxa"/>
            </w:tcMar>
            <w:vAlign w:val="center"/>
            <w:hideMark/>
          </w:tcPr>
          <w:p w14:paraId="363B364E" w14:textId="560F0FBE"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189F1DEA" w14:textId="3CE8E4E6" w:rsidR="00A65712" w:rsidRPr="0015467F" w:rsidRDefault="00A65712" w:rsidP="00A65712">
            <w:pPr>
              <w:tabs>
                <w:tab w:val="left" w:pos="1152"/>
              </w:tabs>
              <w:jc w:val="both"/>
              <w:rPr>
                <w:sz w:val="26"/>
                <w:szCs w:val="26"/>
                <w:lang w:val="en-US"/>
              </w:rPr>
            </w:pPr>
            <w:r w:rsidRPr="0071750C">
              <w:rPr>
                <w:sz w:val="26"/>
                <w:szCs w:val="26"/>
                <w:lang w:val="en-US"/>
              </w:rPr>
              <w:t>Sở Tư pháp</w:t>
            </w:r>
          </w:p>
        </w:tc>
      </w:tr>
      <w:tr w:rsidR="0087567C" w:rsidRPr="005C1899" w14:paraId="5AF1CE10" w14:textId="77777777" w:rsidTr="006701F6">
        <w:trPr>
          <w:trHeight w:val="705"/>
          <w:tblHeader/>
        </w:trPr>
        <w:tc>
          <w:tcPr>
            <w:tcW w:w="0" w:type="auto"/>
            <w:shd w:val="clear" w:color="auto" w:fill="FFFFFF"/>
            <w:tcMar>
              <w:top w:w="0" w:type="dxa"/>
              <w:left w:w="45" w:type="dxa"/>
              <w:bottom w:w="0" w:type="dxa"/>
              <w:right w:w="45" w:type="dxa"/>
            </w:tcMar>
            <w:vAlign w:val="center"/>
            <w:hideMark/>
          </w:tcPr>
          <w:p w14:paraId="0258A630" w14:textId="1ADBC8A3" w:rsidR="00A65712" w:rsidRPr="0015467F" w:rsidRDefault="00A65712" w:rsidP="00A65712">
            <w:pPr>
              <w:tabs>
                <w:tab w:val="left" w:pos="1152"/>
              </w:tabs>
              <w:jc w:val="center"/>
              <w:rPr>
                <w:sz w:val="26"/>
                <w:szCs w:val="26"/>
                <w:lang w:val="en-US"/>
              </w:rPr>
            </w:pPr>
            <w:r>
              <w:rPr>
                <w:sz w:val="26"/>
                <w:szCs w:val="26"/>
                <w:lang w:val="en-US"/>
              </w:rPr>
              <w:t>4</w:t>
            </w:r>
          </w:p>
        </w:tc>
        <w:tc>
          <w:tcPr>
            <w:tcW w:w="0" w:type="auto"/>
            <w:shd w:val="clear" w:color="auto" w:fill="FFFFFF"/>
            <w:tcMar>
              <w:top w:w="0" w:type="dxa"/>
              <w:left w:w="45" w:type="dxa"/>
              <w:bottom w:w="0" w:type="dxa"/>
              <w:right w:w="45" w:type="dxa"/>
            </w:tcMar>
            <w:vAlign w:val="center"/>
            <w:hideMark/>
          </w:tcPr>
          <w:p w14:paraId="1DEC40B4" w14:textId="77777777" w:rsidR="00A65712" w:rsidRPr="0015467F" w:rsidRDefault="00A65712" w:rsidP="00A65712">
            <w:pPr>
              <w:tabs>
                <w:tab w:val="left" w:pos="1152"/>
              </w:tabs>
              <w:jc w:val="both"/>
              <w:rPr>
                <w:sz w:val="26"/>
                <w:szCs w:val="26"/>
                <w:lang w:val="en-US"/>
              </w:rPr>
            </w:pPr>
            <w:r w:rsidRPr="0015467F">
              <w:rPr>
                <w:sz w:val="26"/>
                <w:szCs w:val="26"/>
                <w:lang w:val="en-US"/>
              </w:rPr>
              <w:t>21a/TP/HTPLDN</w:t>
            </w:r>
          </w:p>
        </w:tc>
        <w:tc>
          <w:tcPr>
            <w:tcW w:w="0" w:type="auto"/>
            <w:shd w:val="clear" w:color="auto" w:fill="FFFFFF"/>
            <w:tcMar>
              <w:top w:w="0" w:type="dxa"/>
              <w:left w:w="45" w:type="dxa"/>
              <w:bottom w:w="0" w:type="dxa"/>
              <w:right w:w="45" w:type="dxa"/>
            </w:tcMar>
            <w:vAlign w:val="center"/>
            <w:hideMark/>
          </w:tcPr>
          <w:p w14:paraId="0B7AF4E4" w14:textId="06D99203" w:rsidR="00A65712" w:rsidRPr="0015467F" w:rsidRDefault="00A65712" w:rsidP="00C63BE2">
            <w:pPr>
              <w:tabs>
                <w:tab w:val="left" w:pos="1152"/>
              </w:tabs>
              <w:jc w:val="both"/>
              <w:rPr>
                <w:sz w:val="26"/>
                <w:szCs w:val="26"/>
                <w:lang w:val="en-US"/>
              </w:rPr>
            </w:pPr>
            <w:r w:rsidRPr="0015467F">
              <w:rPr>
                <w:sz w:val="26"/>
                <w:szCs w:val="26"/>
                <w:lang w:val="en-US"/>
              </w:rPr>
              <w:t>Kết quả triển khai công tác hỗ trợ pháp lý cho</w:t>
            </w:r>
            <w:r w:rsidR="00F0037A">
              <w:rPr>
                <w:sz w:val="26"/>
                <w:szCs w:val="26"/>
                <w:lang w:val="en-US"/>
              </w:rPr>
              <w:t xml:space="preserve"> doanh nghiệp nhỏ và vừa tại cơ quan chuyên môn thuộc UBND</w:t>
            </w:r>
            <w:r w:rsidRPr="0015467F">
              <w:rPr>
                <w:sz w:val="26"/>
                <w:szCs w:val="26"/>
                <w:lang w:val="en-US"/>
              </w:rPr>
              <w:t xml:space="preserve"> cấp tỉnh</w:t>
            </w:r>
          </w:p>
        </w:tc>
        <w:tc>
          <w:tcPr>
            <w:tcW w:w="0" w:type="auto"/>
            <w:shd w:val="clear" w:color="auto" w:fill="FFFFFF"/>
            <w:tcMar>
              <w:top w:w="0" w:type="dxa"/>
              <w:left w:w="45" w:type="dxa"/>
              <w:bottom w:w="0" w:type="dxa"/>
              <w:right w:w="45" w:type="dxa"/>
            </w:tcMar>
            <w:vAlign w:val="center"/>
            <w:hideMark/>
          </w:tcPr>
          <w:p w14:paraId="07117B7D" w14:textId="51C1A384" w:rsidR="00A65712" w:rsidRPr="0015467F" w:rsidRDefault="00A65712" w:rsidP="00A65712">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44BB27C7" w14:textId="77777777" w:rsidR="00A65712" w:rsidRPr="0015467F" w:rsidRDefault="00A65712" w:rsidP="00A65712">
            <w:pPr>
              <w:tabs>
                <w:tab w:val="left" w:pos="1152"/>
              </w:tabs>
              <w:jc w:val="both"/>
              <w:rPr>
                <w:sz w:val="26"/>
                <w:szCs w:val="26"/>
                <w:lang w:val="en-US"/>
              </w:rPr>
            </w:pPr>
            <w:r w:rsidRPr="0015467F">
              <w:rPr>
                <w:sz w:val="26"/>
                <w:szCs w:val="26"/>
                <w:lang w:val="en-US"/>
              </w:rPr>
              <w:t>Sở Tư pháp</w:t>
            </w:r>
          </w:p>
        </w:tc>
      </w:tr>
      <w:tr w:rsidR="00A65712" w:rsidRPr="005C1899" w14:paraId="3D22B5AC" w14:textId="77777777" w:rsidTr="006701F6">
        <w:trPr>
          <w:trHeight w:val="450"/>
          <w:tblHeader/>
        </w:trPr>
        <w:tc>
          <w:tcPr>
            <w:tcW w:w="0" w:type="auto"/>
            <w:gridSpan w:val="5"/>
            <w:shd w:val="clear" w:color="auto" w:fill="FFFFFF"/>
            <w:tcMar>
              <w:top w:w="0" w:type="dxa"/>
              <w:left w:w="45" w:type="dxa"/>
              <w:bottom w:w="0" w:type="dxa"/>
              <w:right w:w="45" w:type="dxa"/>
            </w:tcMar>
            <w:vAlign w:val="center"/>
            <w:hideMark/>
          </w:tcPr>
          <w:p w14:paraId="00BBBBDD" w14:textId="76991C35" w:rsidR="00A65712" w:rsidRPr="006701F6" w:rsidRDefault="00A65712" w:rsidP="00A65712">
            <w:pPr>
              <w:tabs>
                <w:tab w:val="left" w:pos="1152"/>
              </w:tabs>
              <w:rPr>
                <w:b/>
                <w:i/>
                <w:iCs/>
                <w:sz w:val="26"/>
                <w:szCs w:val="26"/>
                <w:lang w:val="en-US"/>
              </w:rPr>
            </w:pPr>
            <w:r w:rsidRPr="006701F6">
              <w:rPr>
                <w:b/>
                <w:i/>
                <w:iCs/>
                <w:sz w:val="26"/>
                <w:szCs w:val="26"/>
                <w:lang w:val="en-US"/>
              </w:rPr>
              <w:t>4.</w:t>
            </w:r>
            <w:r>
              <w:rPr>
                <w:b/>
                <w:i/>
                <w:iCs/>
                <w:sz w:val="26"/>
                <w:szCs w:val="26"/>
                <w:lang w:val="en-US"/>
              </w:rPr>
              <w:t>2</w:t>
            </w:r>
            <w:r w:rsidRPr="006701F6">
              <w:rPr>
                <w:b/>
                <w:i/>
                <w:iCs/>
                <w:sz w:val="26"/>
                <w:szCs w:val="26"/>
                <w:lang w:val="en-US"/>
              </w:rPr>
              <w:t>. Doanh nghiệp nhà nước do UBND cấp tỉnh quản lý (0</w:t>
            </w:r>
            <w:r>
              <w:rPr>
                <w:b/>
                <w:i/>
                <w:iCs/>
                <w:sz w:val="26"/>
                <w:szCs w:val="26"/>
                <w:lang w:val="en-US"/>
              </w:rPr>
              <w:t>2</w:t>
            </w:r>
            <w:r w:rsidRPr="006701F6">
              <w:rPr>
                <w:b/>
                <w:i/>
                <w:iCs/>
                <w:sz w:val="26"/>
                <w:szCs w:val="26"/>
                <w:lang w:val="en-US"/>
              </w:rPr>
              <w:t xml:space="preserve"> biểu)</w:t>
            </w:r>
          </w:p>
        </w:tc>
      </w:tr>
      <w:tr w:rsidR="0087567C" w:rsidRPr="005C1899" w14:paraId="6F1EB21E" w14:textId="77777777" w:rsidTr="006701F6">
        <w:trPr>
          <w:trHeight w:val="990"/>
          <w:tblHeader/>
        </w:trPr>
        <w:tc>
          <w:tcPr>
            <w:tcW w:w="0" w:type="auto"/>
            <w:shd w:val="clear" w:color="auto" w:fill="FFFFFF"/>
            <w:tcMar>
              <w:top w:w="0" w:type="dxa"/>
              <w:left w:w="45" w:type="dxa"/>
              <w:bottom w:w="0" w:type="dxa"/>
              <w:right w:w="45" w:type="dxa"/>
            </w:tcMar>
            <w:vAlign w:val="center"/>
          </w:tcPr>
          <w:p w14:paraId="11BD600D" w14:textId="07A4097C" w:rsidR="00A65712" w:rsidRPr="0015467F" w:rsidRDefault="00A65712" w:rsidP="00A65712">
            <w:pPr>
              <w:tabs>
                <w:tab w:val="left" w:pos="1152"/>
              </w:tabs>
              <w:jc w:val="center"/>
              <w:rPr>
                <w:sz w:val="26"/>
                <w:szCs w:val="26"/>
                <w:lang w:val="en-US"/>
              </w:rPr>
            </w:pPr>
            <w:r>
              <w:rPr>
                <w:sz w:val="26"/>
                <w:szCs w:val="26"/>
                <w:lang w:val="en-US"/>
              </w:rPr>
              <w:t>1</w:t>
            </w:r>
          </w:p>
        </w:tc>
        <w:tc>
          <w:tcPr>
            <w:tcW w:w="0" w:type="auto"/>
            <w:shd w:val="clear" w:color="auto" w:fill="FFFFFF"/>
            <w:tcMar>
              <w:top w:w="0" w:type="dxa"/>
              <w:left w:w="45" w:type="dxa"/>
              <w:bottom w:w="0" w:type="dxa"/>
              <w:right w:w="45" w:type="dxa"/>
            </w:tcMar>
            <w:vAlign w:val="center"/>
          </w:tcPr>
          <w:p w14:paraId="291A9D21" w14:textId="3BAEBD03" w:rsidR="00A65712" w:rsidRPr="007A5336" w:rsidRDefault="00A65712" w:rsidP="00A65712">
            <w:pPr>
              <w:tabs>
                <w:tab w:val="left" w:pos="1152"/>
              </w:tabs>
              <w:jc w:val="both"/>
              <w:rPr>
                <w:sz w:val="26"/>
                <w:szCs w:val="26"/>
                <w:lang w:val="en-US"/>
              </w:rPr>
            </w:pPr>
            <w:r w:rsidRPr="0071750C">
              <w:rPr>
                <w:sz w:val="26"/>
                <w:szCs w:val="26"/>
                <w:lang w:val="en-US"/>
              </w:rPr>
              <w:t>04b/TP/PBGDPL</w:t>
            </w:r>
          </w:p>
        </w:tc>
        <w:tc>
          <w:tcPr>
            <w:tcW w:w="0" w:type="auto"/>
            <w:shd w:val="clear" w:color="auto" w:fill="FFFFFF"/>
            <w:tcMar>
              <w:top w:w="0" w:type="dxa"/>
              <w:left w:w="45" w:type="dxa"/>
              <w:bottom w:w="0" w:type="dxa"/>
              <w:right w:w="45" w:type="dxa"/>
            </w:tcMar>
            <w:vAlign w:val="center"/>
          </w:tcPr>
          <w:p w14:paraId="7D0ABC9F" w14:textId="3995F7A7" w:rsidR="00A65712" w:rsidRPr="007A5336" w:rsidRDefault="00A65712" w:rsidP="00A65712">
            <w:pPr>
              <w:tabs>
                <w:tab w:val="left" w:pos="1152"/>
              </w:tabs>
              <w:jc w:val="both"/>
              <w:rPr>
                <w:sz w:val="26"/>
                <w:szCs w:val="26"/>
                <w:lang w:val="en-US"/>
              </w:rPr>
            </w:pPr>
            <w:r w:rsidRPr="0071750C">
              <w:rPr>
                <w:sz w:val="26"/>
                <w:szCs w:val="26"/>
                <w:lang w:val="en-US"/>
              </w:rPr>
              <w:t>Kết quả công tác phổ biến giáo dục pháp luật tại cơ quan, tổ chức cấp tỉnh, doanh nghiệp nhà nước do UBND cấp tỉnh quản lý</w:t>
            </w:r>
          </w:p>
        </w:tc>
        <w:tc>
          <w:tcPr>
            <w:tcW w:w="0" w:type="auto"/>
            <w:shd w:val="clear" w:color="auto" w:fill="FFFFFF"/>
            <w:tcMar>
              <w:top w:w="0" w:type="dxa"/>
              <w:left w:w="45" w:type="dxa"/>
              <w:bottom w:w="0" w:type="dxa"/>
              <w:right w:w="45" w:type="dxa"/>
            </w:tcMar>
            <w:vAlign w:val="center"/>
          </w:tcPr>
          <w:p w14:paraId="1FF32476" w14:textId="494A9A28" w:rsidR="00A65712" w:rsidRPr="007A5336" w:rsidDel="00642B90" w:rsidRDefault="00A65712" w:rsidP="00A65712">
            <w:pPr>
              <w:tabs>
                <w:tab w:val="left" w:pos="1152"/>
              </w:tabs>
              <w:jc w:val="center"/>
              <w:rPr>
                <w:sz w:val="26"/>
                <w:szCs w:val="26"/>
                <w:lang w:val="en-US"/>
              </w:rPr>
            </w:pPr>
            <w:r w:rsidRPr="0071750C">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tcPr>
          <w:p w14:paraId="4DCA90B8" w14:textId="4E08DE3A" w:rsidR="00A65712" w:rsidRPr="007A5336" w:rsidRDefault="00A65712" w:rsidP="00A65712">
            <w:pPr>
              <w:tabs>
                <w:tab w:val="left" w:pos="1152"/>
              </w:tabs>
              <w:jc w:val="both"/>
              <w:rPr>
                <w:sz w:val="26"/>
                <w:szCs w:val="26"/>
                <w:lang w:val="en-US"/>
              </w:rPr>
            </w:pPr>
            <w:r w:rsidRPr="0071750C">
              <w:rPr>
                <w:sz w:val="26"/>
                <w:szCs w:val="26"/>
                <w:lang w:val="en-US"/>
              </w:rPr>
              <w:t>Sở Tư pháp</w:t>
            </w:r>
          </w:p>
        </w:tc>
      </w:tr>
      <w:tr w:rsidR="0087567C" w:rsidRPr="005C1899" w14:paraId="3EDF8C4B" w14:textId="77777777" w:rsidTr="00EA5940">
        <w:trPr>
          <w:trHeight w:val="1458"/>
          <w:tblHeader/>
        </w:trPr>
        <w:tc>
          <w:tcPr>
            <w:tcW w:w="0" w:type="auto"/>
            <w:shd w:val="clear" w:color="auto" w:fill="FFFFFF"/>
            <w:tcMar>
              <w:top w:w="0" w:type="dxa"/>
              <w:left w:w="45" w:type="dxa"/>
              <w:bottom w:w="0" w:type="dxa"/>
              <w:right w:w="45" w:type="dxa"/>
            </w:tcMar>
            <w:vAlign w:val="center"/>
            <w:hideMark/>
          </w:tcPr>
          <w:p w14:paraId="77A05DA6" w14:textId="6ADC0926" w:rsidR="00A65712" w:rsidRPr="0015467F" w:rsidRDefault="00A65712" w:rsidP="00A65712">
            <w:pPr>
              <w:tabs>
                <w:tab w:val="left" w:pos="1152"/>
              </w:tabs>
              <w:jc w:val="center"/>
              <w:rPr>
                <w:sz w:val="26"/>
                <w:szCs w:val="26"/>
                <w:lang w:val="en-US"/>
              </w:rPr>
            </w:pPr>
            <w:r>
              <w:rPr>
                <w:sz w:val="26"/>
                <w:szCs w:val="26"/>
                <w:lang w:val="en-US"/>
              </w:rPr>
              <w:lastRenderedPageBreak/>
              <w:t>2</w:t>
            </w:r>
          </w:p>
        </w:tc>
        <w:tc>
          <w:tcPr>
            <w:tcW w:w="0" w:type="auto"/>
            <w:shd w:val="clear" w:color="auto" w:fill="FFFFFF"/>
            <w:tcMar>
              <w:top w:w="0" w:type="dxa"/>
              <w:left w:w="45" w:type="dxa"/>
              <w:bottom w:w="0" w:type="dxa"/>
              <w:right w:w="45" w:type="dxa"/>
            </w:tcMar>
            <w:vAlign w:val="center"/>
            <w:hideMark/>
          </w:tcPr>
          <w:p w14:paraId="5E35B0A0" w14:textId="77777777" w:rsidR="00A65712" w:rsidRPr="0015467F" w:rsidRDefault="00A65712" w:rsidP="00A65712">
            <w:pPr>
              <w:tabs>
                <w:tab w:val="left" w:pos="1152"/>
              </w:tabs>
              <w:jc w:val="both"/>
              <w:rPr>
                <w:sz w:val="26"/>
                <w:szCs w:val="26"/>
                <w:lang w:val="en-US"/>
              </w:rPr>
            </w:pPr>
            <w:r w:rsidRPr="0015467F">
              <w:rPr>
                <w:sz w:val="26"/>
                <w:szCs w:val="26"/>
                <w:lang w:val="en-US"/>
              </w:rPr>
              <w:t>18a/TP/PC</w:t>
            </w:r>
          </w:p>
        </w:tc>
        <w:tc>
          <w:tcPr>
            <w:tcW w:w="0" w:type="auto"/>
            <w:shd w:val="clear" w:color="auto" w:fill="FFFFFF"/>
            <w:tcMar>
              <w:top w:w="0" w:type="dxa"/>
              <w:left w:w="45" w:type="dxa"/>
              <w:bottom w:w="0" w:type="dxa"/>
              <w:right w:w="45" w:type="dxa"/>
            </w:tcMar>
            <w:vAlign w:val="center"/>
            <w:hideMark/>
          </w:tcPr>
          <w:p w14:paraId="4CC5C5C3" w14:textId="45190B6B" w:rsidR="00A65712" w:rsidRPr="0015467F" w:rsidRDefault="00A65712" w:rsidP="00A65712">
            <w:pPr>
              <w:tabs>
                <w:tab w:val="left" w:pos="1152"/>
              </w:tabs>
              <w:jc w:val="both"/>
              <w:rPr>
                <w:sz w:val="26"/>
                <w:szCs w:val="26"/>
                <w:lang w:val="en-US"/>
              </w:rPr>
            </w:pPr>
            <w:r w:rsidRPr="0015467F">
              <w:rPr>
                <w:sz w:val="26"/>
                <w:szCs w:val="26"/>
                <w:lang w:val="en-US"/>
              </w:rPr>
              <w:t>Số tổ chức và người làm công tác pháp chế tại Cục và tương đương thuộc bộ, cơ quan ngang bộ, cơ quan thuộc Chính phủ, Bộ chỉ huy quân sự tỉnh/thành phố, Công an tỉnh/thành phố, doanh nghiệp nhà nước và đơn vị sự nghiệp công lập tại Trung ương và địa phương</w:t>
            </w:r>
          </w:p>
        </w:tc>
        <w:tc>
          <w:tcPr>
            <w:tcW w:w="0" w:type="auto"/>
            <w:shd w:val="clear" w:color="auto" w:fill="FFFFFF"/>
            <w:tcMar>
              <w:top w:w="0" w:type="dxa"/>
              <w:left w:w="45" w:type="dxa"/>
              <w:bottom w:w="0" w:type="dxa"/>
              <w:right w:w="45" w:type="dxa"/>
            </w:tcMar>
            <w:vAlign w:val="center"/>
            <w:hideMark/>
          </w:tcPr>
          <w:p w14:paraId="5A40A94C" w14:textId="29262FCF"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7DABB22E" w14:textId="77777777" w:rsidR="00A65712" w:rsidRPr="0015467F" w:rsidRDefault="00A65712" w:rsidP="00A65712">
            <w:pPr>
              <w:tabs>
                <w:tab w:val="left" w:pos="1152"/>
              </w:tabs>
              <w:jc w:val="both"/>
              <w:rPr>
                <w:sz w:val="26"/>
                <w:szCs w:val="26"/>
                <w:lang w:val="en-US"/>
              </w:rPr>
            </w:pPr>
            <w:r w:rsidRPr="0015467F">
              <w:rPr>
                <w:sz w:val="26"/>
                <w:szCs w:val="26"/>
                <w:lang w:val="en-US"/>
              </w:rPr>
              <w:t xml:space="preserve">Sở Tư pháp </w:t>
            </w:r>
          </w:p>
        </w:tc>
      </w:tr>
      <w:tr w:rsidR="00A65712" w:rsidRPr="005C1899" w14:paraId="5ED40A6D" w14:textId="77777777" w:rsidTr="006701F6">
        <w:trPr>
          <w:trHeight w:val="510"/>
          <w:tblHeader/>
        </w:trPr>
        <w:tc>
          <w:tcPr>
            <w:tcW w:w="0" w:type="auto"/>
            <w:gridSpan w:val="5"/>
            <w:shd w:val="clear" w:color="auto" w:fill="FFFFFF"/>
            <w:tcMar>
              <w:top w:w="0" w:type="dxa"/>
              <w:left w:w="45" w:type="dxa"/>
              <w:bottom w:w="0" w:type="dxa"/>
              <w:right w:w="45" w:type="dxa"/>
            </w:tcMar>
            <w:vAlign w:val="center"/>
            <w:hideMark/>
          </w:tcPr>
          <w:p w14:paraId="2115DD35" w14:textId="3904DB1C" w:rsidR="00A65712" w:rsidRPr="006701F6" w:rsidRDefault="00A65712" w:rsidP="00A65712">
            <w:pPr>
              <w:tabs>
                <w:tab w:val="left" w:pos="1152"/>
              </w:tabs>
              <w:jc w:val="both"/>
              <w:rPr>
                <w:rFonts w:ascii="Times New Roman Bold" w:hAnsi="Times New Roman Bold"/>
                <w:b/>
                <w:i/>
                <w:iCs/>
                <w:spacing w:val="2"/>
                <w:sz w:val="26"/>
                <w:szCs w:val="26"/>
                <w:lang w:val="en-US"/>
              </w:rPr>
            </w:pPr>
            <w:r w:rsidRPr="006701F6">
              <w:rPr>
                <w:rFonts w:ascii="Times New Roman Bold" w:hAnsi="Times New Roman Bold"/>
                <w:b/>
                <w:i/>
                <w:iCs/>
                <w:spacing w:val="2"/>
                <w:sz w:val="26"/>
                <w:szCs w:val="26"/>
                <w:lang w:val="en-US"/>
              </w:rPr>
              <w:t>4.</w:t>
            </w:r>
            <w:r>
              <w:rPr>
                <w:rFonts w:ascii="Times New Roman Bold" w:hAnsi="Times New Roman Bold"/>
                <w:b/>
                <w:i/>
                <w:iCs/>
                <w:spacing w:val="2"/>
                <w:sz w:val="26"/>
                <w:szCs w:val="26"/>
                <w:lang w:val="en-US"/>
              </w:rPr>
              <w:t>3</w:t>
            </w:r>
            <w:r w:rsidRPr="006701F6">
              <w:rPr>
                <w:rFonts w:ascii="Times New Roman Bold" w:hAnsi="Times New Roman Bold"/>
                <w:b/>
                <w:i/>
                <w:iCs/>
                <w:spacing w:val="2"/>
                <w:sz w:val="26"/>
                <w:szCs w:val="26"/>
                <w:lang w:val="en-US"/>
              </w:rPr>
              <w:t>. Đơn vị sự nghiệp công lập do UBND cấp tỉnh/Đơn vị sự nghiệp công lập do cơ quan chuyên môn của UBND cấp tỉnh quản lý (01 biểu)</w:t>
            </w:r>
          </w:p>
        </w:tc>
      </w:tr>
      <w:tr w:rsidR="0087567C" w:rsidRPr="005C1899" w14:paraId="49DFAAAA" w14:textId="77777777" w:rsidTr="006701F6">
        <w:trPr>
          <w:trHeight w:val="1050"/>
          <w:tblHeader/>
        </w:trPr>
        <w:tc>
          <w:tcPr>
            <w:tcW w:w="0" w:type="auto"/>
            <w:shd w:val="clear" w:color="auto" w:fill="FFFFFF"/>
            <w:tcMar>
              <w:top w:w="0" w:type="dxa"/>
              <w:left w:w="45" w:type="dxa"/>
              <w:bottom w:w="0" w:type="dxa"/>
              <w:right w:w="45" w:type="dxa"/>
            </w:tcMar>
            <w:vAlign w:val="center"/>
            <w:hideMark/>
          </w:tcPr>
          <w:p w14:paraId="07A0DF14" w14:textId="77777777" w:rsidR="00A65712" w:rsidRPr="0015467F" w:rsidRDefault="00A65712" w:rsidP="00A65712">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419AAFD2" w14:textId="77777777" w:rsidR="00A65712" w:rsidRPr="0015467F" w:rsidRDefault="00A65712" w:rsidP="00A65712">
            <w:pPr>
              <w:tabs>
                <w:tab w:val="left" w:pos="1152"/>
              </w:tabs>
              <w:jc w:val="both"/>
              <w:rPr>
                <w:sz w:val="26"/>
                <w:szCs w:val="26"/>
                <w:lang w:val="en-US"/>
              </w:rPr>
            </w:pPr>
            <w:r w:rsidRPr="0015467F">
              <w:rPr>
                <w:sz w:val="26"/>
                <w:szCs w:val="26"/>
                <w:lang w:val="en-US"/>
              </w:rPr>
              <w:t>18a/TP/PC</w:t>
            </w:r>
          </w:p>
        </w:tc>
        <w:tc>
          <w:tcPr>
            <w:tcW w:w="0" w:type="auto"/>
            <w:shd w:val="clear" w:color="auto" w:fill="FFFFFF"/>
            <w:tcMar>
              <w:top w:w="0" w:type="dxa"/>
              <w:left w:w="45" w:type="dxa"/>
              <w:bottom w:w="0" w:type="dxa"/>
              <w:right w:w="45" w:type="dxa"/>
            </w:tcMar>
            <w:vAlign w:val="center"/>
            <w:hideMark/>
          </w:tcPr>
          <w:p w14:paraId="6657F5E9" w14:textId="6CD7D75E" w:rsidR="00A65712" w:rsidRPr="0015467F" w:rsidRDefault="00A65712" w:rsidP="00A65712">
            <w:pPr>
              <w:tabs>
                <w:tab w:val="left" w:pos="1152"/>
              </w:tabs>
              <w:jc w:val="both"/>
              <w:rPr>
                <w:sz w:val="26"/>
                <w:szCs w:val="26"/>
                <w:lang w:val="en-US"/>
              </w:rPr>
            </w:pPr>
            <w:r w:rsidRPr="0015467F">
              <w:rPr>
                <w:sz w:val="26"/>
                <w:szCs w:val="26"/>
                <w:lang w:val="en-US"/>
              </w:rPr>
              <w:t>Số tổ chức và người làm công tác pháp chế tại Cục và tương đương thuộc bộ, cơ quan ngang bộ, cơ quan thuộc Chính phủ, Bộ chỉ huy quân sự tỉnh/thành phố, Công an tỉnh/thành phố, doanh nghiệp nhà nước và đơn vị sự nghiệp công lập tại Trung ương và địa phương</w:t>
            </w:r>
          </w:p>
        </w:tc>
        <w:tc>
          <w:tcPr>
            <w:tcW w:w="0" w:type="auto"/>
            <w:shd w:val="clear" w:color="auto" w:fill="FFFFFF"/>
            <w:tcMar>
              <w:top w:w="0" w:type="dxa"/>
              <w:left w:w="45" w:type="dxa"/>
              <w:bottom w:w="0" w:type="dxa"/>
              <w:right w:w="45" w:type="dxa"/>
            </w:tcMar>
            <w:vAlign w:val="center"/>
            <w:hideMark/>
          </w:tcPr>
          <w:p w14:paraId="5781D7B1" w14:textId="5563E7BF"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2B3C784B" w14:textId="77777777" w:rsidR="00A65712" w:rsidRPr="0015467F" w:rsidRDefault="00A65712" w:rsidP="00A65712">
            <w:pPr>
              <w:tabs>
                <w:tab w:val="left" w:pos="1152"/>
              </w:tabs>
              <w:jc w:val="both"/>
              <w:rPr>
                <w:sz w:val="26"/>
                <w:szCs w:val="26"/>
                <w:lang w:val="en-US"/>
              </w:rPr>
            </w:pPr>
            <w:r w:rsidRPr="0015467F">
              <w:rPr>
                <w:sz w:val="26"/>
                <w:szCs w:val="26"/>
                <w:lang w:val="en-US"/>
              </w:rPr>
              <w:t xml:space="preserve">Sở Tư pháp </w:t>
            </w:r>
          </w:p>
        </w:tc>
      </w:tr>
      <w:tr w:rsidR="00A65712" w:rsidRPr="005C1899" w14:paraId="1FE7DB9A" w14:textId="77777777" w:rsidTr="006701F6">
        <w:trPr>
          <w:trHeight w:val="450"/>
          <w:tblHeader/>
        </w:trPr>
        <w:tc>
          <w:tcPr>
            <w:tcW w:w="0" w:type="auto"/>
            <w:gridSpan w:val="5"/>
            <w:shd w:val="clear" w:color="auto" w:fill="FFFFFF"/>
            <w:tcMar>
              <w:top w:w="0" w:type="dxa"/>
              <w:left w:w="45" w:type="dxa"/>
              <w:bottom w:w="0" w:type="dxa"/>
              <w:right w:w="45" w:type="dxa"/>
            </w:tcMar>
            <w:vAlign w:val="center"/>
            <w:hideMark/>
          </w:tcPr>
          <w:p w14:paraId="24A3184C" w14:textId="74BE7FF2" w:rsidR="00A65712" w:rsidRPr="006701F6" w:rsidRDefault="00A65712" w:rsidP="00A65712">
            <w:pPr>
              <w:tabs>
                <w:tab w:val="left" w:pos="1152"/>
              </w:tabs>
              <w:rPr>
                <w:b/>
                <w:i/>
                <w:iCs/>
                <w:sz w:val="26"/>
                <w:szCs w:val="26"/>
                <w:lang w:val="en-US"/>
              </w:rPr>
            </w:pPr>
            <w:r w:rsidRPr="006701F6">
              <w:rPr>
                <w:b/>
                <w:i/>
                <w:iCs/>
                <w:sz w:val="26"/>
                <w:szCs w:val="26"/>
                <w:lang w:val="en-US"/>
              </w:rPr>
              <w:t>4.</w:t>
            </w:r>
            <w:r>
              <w:rPr>
                <w:b/>
                <w:i/>
                <w:iCs/>
                <w:sz w:val="26"/>
                <w:szCs w:val="26"/>
                <w:lang w:val="en-US"/>
              </w:rPr>
              <w:t>4</w:t>
            </w:r>
            <w:r w:rsidRPr="006701F6">
              <w:rPr>
                <w:b/>
                <w:i/>
                <w:iCs/>
                <w:sz w:val="26"/>
                <w:szCs w:val="26"/>
                <w:lang w:val="en-US"/>
              </w:rPr>
              <w:t>. Văn phòng đăng ký đất đai (01 biểu)</w:t>
            </w:r>
          </w:p>
        </w:tc>
      </w:tr>
      <w:tr w:rsidR="0087567C" w:rsidRPr="005C1899" w14:paraId="0AB53AEF" w14:textId="77777777" w:rsidTr="009322DE">
        <w:trPr>
          <w:trHeight w:val="709"/>
          <w:tblHeader/>
        </w:trPr>
        <w:tc>
          <w:tcPr>
            <w:tcW w:w="0" w:type="auto"/>
            <w:shd w:val="clear" w:color="auto" w:fill="FFFFFF"/>
            <w:tcMar>
              <w:top w:w="0" w:type="dxa"/>
              <w:left w:w="45" w:type="dxa"/>
              <w:bottom w:w="0" w:type="dxa"/>
              <w:right w:w="45" w:type="dxa"/>
            </w:tcMar>
            <w:vAlign w:val="center"/>
            <w:hideMark/>
          </w:tcPr>
          <w:p w14:paraId="1CE05B12" w14:textId="77777777" w:rsidR="00A65712" w:rsidRPr="0015467F" w:rsidRDefault="00A65712" w:rsidP="00A65712">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661276E3" w14:textId="77777777" w:rsidR="00A65712" w:rsidRPr="0015467F" w:rsidRDefault="00A65712" w:rsidP="00A65712">
            <w:pPr>
              <w:tabs>
                <w:tab w:val="left" w:pos="1152"/>
              </w:tabs>
              <w:jc w:val="both"/>
              <w:rPr>
                <w:sz w:val="26"/>
                <w:szCs w:val="26"/>
                <w:lang w:val="en-US"/>
              </w:rPr>
            </w:pPr>
            <w:r w:rsidRPr="0015467F">
              <w:rPr>
                <w:sz w:val="26"/>
                <w:szCs w:val="26"/>
                <w:lang w:val="en-US"/>
              </w:rPr>
              <w:t>16b/TP/ĐKBPBĐ</w:t>
            </w:r>
          </w:p>
        </w:tc>
        <w:tc>
          <w:tcPr>
            <w:tcW w:w="0" w:type="auto"/>
            <w:shd w:val="clear" w:color="auto" w:fill="FFFFFF"/>
            <w:tcMar>
              <w:top w:w="0" w:type="dxa"/>
              <w:left w:w="45" w:type="dxa"/>
              <w:bottom w:w="0" w:type="dxa"/>
              <w:right w:w="45" w:type="dxa"/>
            </w:tcMar>
            <w:vAlign w:val="center"/>
            <w:hideMark/>
          </w:tcPr>
          <w:p w14:paraId="6D67C8E4" w14:textId="77777777" w:rsidR="00A65712" w:rsidRPr="0015467F" w:rsidRDefault="00A65712" w:rsidP="00A65712">
            <w:pPr>
              <w:tabs>
                <w:tab w:val="left" w:pos="1152"/>
              </w:tabs>
              <w:jc w:val="both"/>
              <w:rPr>
                <w:sz w:val="26"/>
                <w:szCs w:val="26"/>
                <w:lang w:val="en-US"/>
              </w:rPr>
            </w:pPr>
            <w:r w:rsidRPr="0015467F">
              <w:rPr>
                <w:sz w:val="26"/>
                <w:szCs w:val="26"/>
                <w:lang w:val="en-US"/>
              </w:rPr>
              <w:t>Kết quả đăng ký, cung cấp thông tin về biện pháp bảo đảm bằng quyền sử dụng đất, tài sản gắn liền với đất</w:t>
            </w:r>
          </w:p>
        </w:tc>
        <w:tc>
          <w:tcPr>
            <w:tcW w:w="0" w:type="auto"/>
            <w:shd w:val="clear" w:color="auto" w:fill="FFFFFF"/>
            <w:tcMar>
              <w:top w:w="0" w:type="dxa"/>
              <w:left w:w="45" w:type="dxa"/>
              <w:bottom w:w="0" w:type="dxa"/>
              <w:right w:w="45" w:type="dxa"/>
            </w:tcMar>
            <w:vAlign w:val="center"/>
            <w:hideMark/>
          </w:tcPr>
          <w:p w14:paraId="4192B848" w14:textId="744C6BC1"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34B479E6" w14:textId="77777777" w:rsidR="00A65712" w:rsidRPr="0015467F" w:rsidRDefault="00A65712" w:rsidP="00A65712">
            <w:pPr>
              <w:tabs>
                <w:tab w:val="left" w:pos="1152"/>
              </w:tabs>
              <w:jc w:val="both"/>
              <w:rPr>
                <w:sz w:val="26"/>
                <w:szCs w:val="26"/>
                <w:lang w:val="en-US"/>
              </w:rPr>
            </w:pPr>
            <w:r w:rsidRPr="0015467F">
              <w:rPr>
                <w:sz w:val="26"/>
                <w:szCs w:val="26"/>
                <w:lang w:val="en-US"/>
              </w:rPr>
              <w:t>Sở Tư pháp</w:t>
            </w:r>
          </w:p>
        </w:tc>
      </w:tr>
      <w:tr w:rsidR="00A65712" w:rsidRPr="005C1899" w14:paraId="296719E8" w14:textId="77777777" w:rsidTr="00EA5940">
        <w:trPr>
          <w:trHeight w:val="900"/>
          <w:tblHeader/>
        </w:trPr>
        <w:tc>
          <w:tcPr>
            <w:tcW w:w="0" w:type="auto"/>
            <w:gridSpan w:val="5"/>
            <w:shd w:val="clear" w:color="auto" w:fill="FFFFFF"/>
            <w:tcMar>
              <w:top w:w="0" w:type="dxa"/>
              <w:left w:w="45" w:type="dxa"/>
              <w:bottom w:w="0" w:type="dxa"/>
              <w:right w:w="45" w:type="dxa"/>
            </w:tcMar>
            <w:vAlign w:val="center"/>
            <w:hideMark/>
          </w:tcPr>
          <w:p w14:paraId="65A29626" w14:textId="32CEBE94" w:rsidR="00A65712" w:rsidRPr="006701F6" w:rsidRDefault="00A65712" w:rsidP="00A65712">
            <w:pPr>
              <w:tabs>
                <w:tab w:val="left" w:pos="1152"/>
              </w:tabs>
              <w:jc w:val="both"/>
              <w:rPr>
                <w:b/>
                <w:i/>
                <w:iCs/>
                <w:sz w:val="26"/>
                <w:szCs w:val="26"/>
                <w:lang w:val="en-US"/>
              </w:rPr>
            </w:pPr>
            <w:r w:rsidRPr="006701F6">
              <w:rPr>
                <w:b/>
                <w:i/>
                <w:iCs/>
                <w:sz w:val="26"/>
                <w:szCs w:val="26"/>
                <w:lang w:val="en-US"/>
              </w:rPr>
              <w:t>4.</w:t>
            </w:r>
            <w:r>
              <w:rPr>
                <w:b/>
                <w:i/>
                <w:iCs/>
                <w:sz w:val="26"/>
                <w:szCs w:val="26"/>
                <w:lang w:val="en-US"/>
              </w:rPr>
              <w:t>5</w:t>
            </w:r>
            <w:r w:rsidRPr="006701F6">
              <w:rPr>
                <w:b/>
                <w:i/>
                <w:iCs/>
                <w:sz w:val="26"/>
                <w:szCs w:val="26"/>
                <w:lang w:val="en-US"/>
              </w:rPr>
              <w:t>. Trung tâm trợ giúp pháp lý nhà nước tỉnh, thành phố/ Tổ chức ký hợp đồng thực hiện TGPL/Tổ chức đăng ký tham gia trợ giúp pháp lý (03 biểu)</w:t>
            </w:r>
          </w:p>
        </w:tc>
      </w:tr>
      <w:tr w:rsidR="0087567C" w:rsidRPr="005C1899" w14:paraId="48A18B5B" w14:textId="77777777" w:rsidTr="006701F6">
        <w:trPr>
          <w:trHeight w:val="480"/>
          <w:tblHeader/>
        </w:trPr>
        <w:tc>
          <w:tcPr>
            <w:tcW w:w="0" w:type="auto"/>
            <w:shd w:val="clear" w:color="auto" w:fill="FFFFFF"/>
            <w:tcMar>
              <w:top w:w="0" w:type="dxa"/>
              <w:left w:w="45" w:type="dxa"/>
              <w:bottom w:w="0" w:type="dxa"/>
              <w:right w:w="45" w:type="dxa"/>
            </w:tcMar>
            <w:vAlign w:val="center"/>
            <w:hideMark/>
          </w:tcPr>
          <w:p w14:paraId="7359948C" w14:textId="77777777" w:rsidR="00A65712" w:rsidRPr="0015467F" w:rsidRDefault="00A65712" w:rsidP="00A65712">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4EA4B2B3" w14:textId="77777777" w:rsidR="00A65712" w:rsidRPr="0015467F" w:rsidRDefault="00A65712" w:rsidP="00A65712">
            <w:pPr>
              <w:tabs>
                <w:tab w:val="left" w:pos="1152"/>
              </w:tabs>
              <w:jc w:val="both"/>
              <w:rPr>
                <w:sz w:val="26"/>
                <w:szCs w:val="26"/>
                <w:lang w:val="en-US"/>
              </w:rPr>
            </w:pPr>
            <w:r w:rsidRPr="0015467F">
              <w:rPr>
                <w:sz w:val="26"/>
                <w:szCs w:val="26"/>
                <w:lang w:val="en-US"/>
              </w:rPr>
              <w:t xml:space="preserve">15a/TP/TGPL </w:t>
            </w:r>
          </w:p>
        </w:tc>
        <w:tc>
          <w:tcPr>
            <w:tcW w:w="0" w:type="auto"/>
            <w:shd w:val="clear" w:color="auto" w:fill="FFFFFF"/>
            <w:tcMar>
              <w:top w:w="0" w:type="dxa"/>
              <w:left w:w="45" w:type="dxa"/>
              <w:bottom w:w="0" w:type="dxa"/>
              <w:right w:w="45" w:type="dxa"/>
            </w:tcMar>
            <w:vAlign w:val="center"/>
            <w:hideMark/>
          </w:tcPr>
          <w:p w14:paraId="1F684FFA" w14:textId="77777777" w:rsidR="00A65712" w:rsidRPr="0015467F" w:rsidRDefault="00A65712" w:rsidP="00A65712">
            <w:pPr>
              <w:tabs>
                <w:tab w:val="left" w:pos="1152"/>
              </w:tabs>
              <w:jc w:val="both"/>
              <w:rPr>
                <w:sz w:val="26"/>
                <w:szCs w:val="26"/>
                <w:lang w:val="en-US"/>
              </w:rPr>
            </w:pPr>
            <w:r w:rsidRPr="0015467F">
              <w:rPr>
                <w:sz w:val="26"/>
                <w:szCs w:val="26"/>
                <w:lang w:val="en-US"/>
              </w:rPr>
              <w:t>Số lượt người đã được trợ giúp pháp lý</w:t>
            </w:r>
          </w:p>
        </w:tc>
        <w:tc>
          <w:tcPr>
            <w:tcW w:w="0" w:type="auto"/>
            <w:shd w:val="clear" w:color="auto" w:fill="FFFFFF"/>
            <w:tcMar>
              <w:top w:w="0" w:type="dxa"/>
              <w:left w:w="45" w:type="dxa"/>
              <w:bottom w:w="0" w:type="dxa"/>
              <w:right w:w="45" w:type="dxa"/>
            </w:tcMar>
            <w:vAlign w:val="center"/>
            <w:hideMark/>
          </w:tcPr>
          <w:p w14:paraId="7FD0E037" w14:textId="16132E61" w:rsidR="00A65712" w:rsidRPr="0015467F" w:rsidRDefault="00A65712" w:rsidP="00A65712">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0B36993E" w14:textId="77777777" w:rsidR="00A65712" w:rsidRPr="0015467F" w:rsidRDefault="00A65712" w:rsidP="00A65712">
            <w:pPr>
              <w:tabs>
                <w:tab w:val="left" w:pos="1152"/>
              </w:tabs>
              <w:jc w:val="both"/>
              <w:rPr>
                <w:sz w:val="26"/>
                <w:szCs w:val="26"/>
                <w:lang w:val="en-US"/>
              </w:rPr>
            </w:pPr>
            <w:r w:rsidRPr="0015467F">
              <w:rPr>
                <w:sz w:val="26"/>
                <w:szCs w:val="26"/>
                <w:lang w:val="en-US"/>
              </w:rPr>
              <w:t>Sở Tư pháp</w:t>
            </w:r>
          </w:p>
        </w:tc>
      </w:tr>
      <w:tr w:rsidR="0087567C" w:rsidRPr="005C1899" w14:paraId="631223B1" w14:textId="77777777" w:rsidTr="006701F6">
        <w:trPr>
          <w:trHeight w:val="420"/>
          <w:tblHeader/>
        </w:trPr>
        <w:tc>
          <w:tcPr>
            <w:tcW w:w="0" w:type="auto"/>
            <w:shd w:val="clear" w:color="auto" w:fill="FFFFFF"/>
            <w:tcMar>
              <w:top w:w="0" w:type="dxa"/>
              <w:left w:w="45" w:type="dxa"/>
              <w:bottom w:w="0" w:type="dxa"/>
              <w:right w:w="45" w:type="dxa"/>
            </w:tcMar>
            <w:vAlign w:val="center"/>
            <w:hideMark/>
          </w:tcPr>
          <w:p w14:paraId="786C05DC" w14:textId="77777777" w:rsidR="00A65712" w:rsidRPr="0015467F" w:rsidRDefault="00A65712" w:rsidP="00A65712">
            <w:pPr>
              <w:tabs>
                <w:tab w:val="left" w:pos="1152"/>
              </w:tabs>
              <w:jc w:val="center"/>
              <w:rPr>
                <w:sz w:val="26"/>
                <w:szCs w:val="26"/>
                <w:lang w:val="en-US"/>
              </w:rPr>
            </w:pPr>
            <w:r w:rsidRPr="0015467F">
              <w:rPr>
                <w:sz w:val="26"/>
                <w:szCs w:val="26"/>
                <w:lang w:val="en-US"/>
              </w:rPr>
              <w:t>2</w:t>
            </w:r>
          </w:p>
        </w:tc>
        <w:tc>
          <w:tcPr>
            <w:tcW w:w="0" w:type="auto"/>
            <w:shd w:val="clear" w:color="auto" w:fill="FFFFFF"/>
            <w:tcMar>
              <w:top w:w="0" w:type="dxa"/>
              <w:left w:w="45" w:type="dxa"/>
              <w:bottom w:w="0" w:type="dxa"/>
              <w:right w:w="45" w:type="dxa"/>
            </w:tcMar>
            <w:vAlign w:val="center"/>
            <w:hideMark/>
          </w:tcPr>
          <w:p w14:paraId="6329C706" w14:textId="77777777" w:rsidR="00A65712" w:rsidRPr="0015467F" w:rsidRDefault="00A65712" w:rsidP="00A65712">
            <w:pPr>
              <w:tabs>
                <w:tab w:val="left" w:pos="1152"/>
              </w:tabs>
              <w:jc w:val="both"/>
              <w:rPr>
                <w:sz w:val="26"/>
                <w:szCs w:val="26"/>
                <w:lang w:val="en-US"/>
              </w:rPr>
            </w:pPr>
            <w:r w:rsidRPr="0015467F">
              <w:rPr>
                <w:sz w:val="26"/>
                <w:szCs w:val="26"/>
                <w:lang w:val="en-US"/>
              </w:rPr>
              <w:t xml:space="preserve">15b/TP/TGPL </w:t>
            </w:r>
          </w:p>
        </w:tc>
        <w:tc>
          <w:tcPr>
            <w:tcW w:w="0" w:type="auto"/>
            <w:shd w:val="clear" w:color="auto" w:fill="FFFFFF"/>
            <w:tcMar>
              <w:top w:w="0" w:type="dxa"/>
              <w:left w:w="45" w:type="dxa"/>
              <w:bottom w:w="0" w:type="dxa"/>
              <w:right w:w="45" w:type="dxa"/>
            </w:tcMar>
            <w:vAlign w:val="center"/>
            <w:hideMark/>
          </w:tcPr>
          <w:p w14:paraId="54C525FE" w14:textId="77777777" w:rsidR="00A65712" w:rsidRPr="0015467F" w:rsidRDefault="00A65712" w:rsidP="00A65712">
            <w:pPr>
              <w:tabs>
                <w:tab w:val="left" w:pos="1152"/>
              </w:tabs>
              <w:jc w:val="both"/>
              <w:rPr>
                <w:sz w:val="26"/>
                <w:szCs w:val="26"/>
                <w:lang w:val="en-US"/>
              </w:rPr>
            </w:pPr>
            <w:r w:rsidRPr="0015467F">
              <w:rPr>
                <w:sz w:val="26"/>
                <w:szCs w:val="26"/>
                <w:lang w:val="en-US"/>
              </w:rPr>
              <w:t>Số vụ việc trợ giúp pháp lý (TGPL)</w:t>
            </w:r>
          </w:p>
        </w:tc>
        <w:tc>
          <w:tcPr>
            <w:tcW w:w="0" w:type="auto"/>
            <w:shd w:val="clear" w:color="auto" w:fill="FFFFFF"/>
            <w:tcMar>
              <w:top w:w="0" w:type="dxa"/>
              <w:left w:w="45" w:type="dxa"/>
              <w:bottom w:w="0" w:type="dxa"/>
              <w:right w:w="45" w:type="dxa"/>
            </w:tcMar>
            <w:vAlign w:val="center"/>
            <w:hideMark/>
          </w:tcPr>
          <w:p w14:paraId="2A4F61EF" w14:textId="1ED651BE" w:rsidR="00A65712" w:rsidRPr="0015467F" w:rsidRDefault="00A65712" w:rsidP="00A65712">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426CCD70" w14:textId="77777777" w:rsidR="00A65712" w:rsidRPr="0015467F" w:rsidRDefault="00A65712" w:rsidP="00A65712">
            <w:pPr>
              <w:tabs>
                <w:tab w:val="left" w:pos="1152"/>
              </w:tabs>
              <w:jc w:val="both"/>
              <w:rPr>
                <w:sz w:val="26"/>
                <w:szCs w:val="26"/>
                <w:lang w:val="en-US"/>
              </w:rPr>
            </w:pPr>
            <w:r w:rsidRPr="0015467F">
              <w:rPr>
                <w:sz w:val="26"/>
                <w:szCs w:val="26"/>
                <w:lang w:val="en-US"/>
              </w:rPr>
              <w:t>Sở Tư pháp</w:t>
            </w:r>
          </w:p>
        </w:tc>
      </w:tr>
      <w:tr w:rsidR="0087567C" w:rsidRPr="005C1899" w14:paraId="57EE3957" w14:textId="77777777" w:rsidTr="009E354A">
        <w:trPr>
          <w:trHeight w:val="783"/>
          <w:tblHeader/>
        </w:trPr>
        <w:tc>
          <w:tcPr>
            <w:tcW w:w="0" w:type="auto"/>
            <w:shd w:val="clear" w:color="auto" w:fill="FFFFFF"/>
            <w:tcMar>
              <w:top w:w="0" w:type="dxa"/>
              <w:left w:w="45" w:type="dxa"/>
              <w:bottom w:w="0" w:type="dxa"/>
              <w:right w:w="45" w:type="dxa"/>
            </w:tcMar>
            <w:vAlign w:val="center"/>
            <w:hideMark/>
          </w:tcPr>
          <w:p w14:paraId="49F02D9E" w14:textId="77777777" w:rsidR="00A65712" w:rsidRPr="0015467F" w:rsidRDefault="00A65712" w:rsidP="00A65712">
            <w:pPr>
              <w:tabs>
                <w:tab w:val="left" w:pos="1152"/>
              </w:tabs>
              <w:jc w:val="center"/>
              <w:rPr>
                <w:sz w:val="26"/>
                <w:szCs w:val="26"/>
                <w:lang w:val="en-US"/>
              </w:rPr>
            </w:pPr>
            <w:r w:rsidRPr="0015467F">
              <w:rPr>
                <w:sz w:val="26"/>
                <w:szCs w:val="26"/>
                <w:lang w:val="en-US"/>
              </w:rPr>
              <w:t>3</w:t>
            </w:r>
          </w:p>
        </w:tc>
        <w:tc>
          <w:tcPr>
            <w:tcW w:w="0" w:type="auto"/>
            <w:shd w:val="clear" w:color="auto" w:fill="FFFFFF"/>
            <w:tcMar>
              <w:top w:w="0" w:type="dxa"/>
              <w:left w:w="45" w:type="dxa"/>
              <w:bottom w:w="0" w:type="dxa"/>
              <w:right w:w="45" w:type="dxa"/>
            </w:tcMar>
            <w:vAlign w:val="center"/>
            <w:hideMark/>
          </w:tcPr>
          <w:p w14:paraId="1E12EAF4" w14:textId="77777777" w:rsidR="00A65712" w:rsidRPr="0015467F" w:rsidRDefault="00A65712" w:rsidP="00A65712">
            <w:pPr>
              <w:tabs>
                <w:tab w:val="left" w:pos="1152"/>
              </w:tabs>
              <w:jc w:val="both"/>
              <w:rPr>
                <w:sz w:val="26"/>
                <w:szCs w:val="26"/>
                <w:lang w:val="en-US"/>
              </w:rPr>
            </w:pPr>
            <w:r w:rsidRPr="0015467F">
              <w:rPr>
                <w:sz w:val="26"/>
                <w:szCs w:val="26"/>
                <w:lang w:val="en-US"/>
              </w:rPr>
              <w:t xml:space="preserve">15c/TP/TGPL </w:t>
            </w:r>
          </w:p>
        </w:tc>
        <w:tc>
          <w:tcPr>
            <w:tcW w:w="0" w:type="auto"/>
            <w:shd w:val="clear" w:color="auto" w:fill="FFFFFF"/>
            <w:tcMar>
              <w:top w:w="0" w:type="dxa"/>
              <w:left w:w="45" w:type="dxa"/>
              <w:bottom w:w="0" w:type="dxa"/>
              <w:right w:w="45" w:type="dxa"/>
            </w:tcMar>
            <w:vAlign w:val="center"/>
            <w:hideMark/>
          </w:tcPr>
          <w:p w14:paraId="56CC6356" w14:textId="77777777" w:rsidR="00A65712" w:rsidRPr="0015467F" w:rsidRDefault="00A65712" w:rsidP="00A65712">
            <w:pPr>
              <w:tabs>
                <w:tab w:val="left" w:pos="1152"/>
              </w:tabs>
              <w:jc w:val="both"/>
              <w:rPr>
                <w:sz w:val="26"/>
                <w:szCs w:val="26"/>
                <w:lang w:val="en-US"/>
              </w:rPr>
            </w:pPr>
            <w:r w:rsidRPr="0015467F">
              <w:rPr>
                <w:sz w:val="26"/>
                <w:szCs w:val="26"/>
                <w:lang w:val="en-US"/>
              </w:rPr>
              <w:t>Số tổ chức và số người thực hiện trợ giúp pháp lý (TGPL)</w:t>
            </w:r>
          </w:p>
        </w:tc>
        <w:tc>
          <w:tcPr>
            <w:tcW w:w="0" w:type="auto"/>
            <w:shd w:val="clear" w:color="auto" w:fill="FFFFFF"/>
            <w:tcMar>
              <w:top w:w="0" w:type="dxa"/>
              <w:left w:w="45" w:type="dxa"/>
              <w:bottom w:w="0" w:type="dxa"/>
              <w:right w:w="45" w:type="dxa"/>
            </w:tcMar>
            <w:vAlign w:val="center"/>
            <w:hideMark/>
          </w:tcPr>
          <w:p w14:paraId="7A0BCC21" w14:textId="72C59F16"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31A311CA" w14:textId="77777777" w:rsidR="00A65712" w:rsidRPr="0015467F" w:rsidRDefault="00A65712" w:rsidP="00A65712">
            <w:pPr>
              <w:tabs>
                <w:tab w:val="left" w:pos="1152"/>
              </w:tabs>
              <w:jc w:val="both"/>
              <w:rPr>
                <w:sz w:val="26"/>
                <w:szCs w:val="26"/>
                <w:lang w:val="en-US"/>
              </w:rPr>
            </w:pPr>
            <w:r w:rsidRPr="0015467F">
              <w:rPr>
                <w:sz w:val="26"/>
                <w:szCs w:val="26"/>
                <w:lang w:val="en-US"/>
              </w:rPr>
              <w:t>Sở Tư pháp</w:t>
            </w:r>
          </w:p>
        </w:tc>
      </w:tr>
      <w:tr w:rsidR="00A65712" w:rsidRPr="005C1899" w14:paraId="3C6B3E2E" w14:textId="77777777" w:rsidTr="00EA5940">
        <w:trPr>
          <w:trHeight w:val="637"/>
          <w:tblHeader/>
        </w:trPr>
        <w:tc>
          <w:tcPr>
            <w:tcW w:w="0" w:type="auto"/>
            <w:gridSpan w:val="5"/>
            <w:shd w:val="clear" w:color="auto" w:fill="FFFFFF"/>
            <w:tcMar>
              <w:top w:w="0" w:type="dxa"/>
              <w:left w:w="45" w:type="dxa"/>
              <w:bottom w:w="0" w:type="dxa"/>
              <w:right w:w="45" w:type="dxa"/>
            </w:tcMar>
            <w:vAlign w:val="center"/>
            <w:hideMark/>
          </w:tcPr>
          <w:p w14:paraId="691A98F8" w14:textId="3A92A95A" w:rsidR="00A65712" w:rsidRPr="006701F6" w:rsidRDefault="00A65712" w:rsidP="00A65712">
            <w:pPr>
              <w:tabs>
                <w:tab w:val="left" w:pos="1152"/>
              </w:tabs>
              <w:jc w:val="both"/>
              <w:rPr>
                <w:b/>
                <w:i/>
                <w:iCs/>
                <w:sz w:val="26"/>
                <w:szCs w:val="26"/>
                <w:lang w:val="en-US"/>
              </w:rPr>
            </w:pPr>
            <w:r w:rsidRPr="006701F6">
              <w:rPr>
                <w:b/>
                <w:i/>
                <w:iCs/>
                <w:sz w:val="26"/>
                <w:szCs w:val="26"/>
                <w:lang w:val="en-US"/>
              </w:rPr>
              <w:t>4.</w:t>
            </w:r>
            <w:r>
              <w:rPr>
                <w:b/>
                <w:i/>
                <w:iCs/>
                <w:sz w:val="26"/>
                <w:szCs w:val="26"/>
                <w:lang w:val="en-US"/>
              </w:rPr>
              <w:t>6</w:t>
            </w:r>
            <w:r w:rsidRPr="006701F6">
              <w:rPr>
                <w:b/>
                <w:i/>
                <w:iCs/>
                <w:sz w:val="26"/>
                <w:szCs w:val="26"/>
                <w:lang w:val="en-US"/>
              </w:rPr>
              <w:t>. Tổ chức giám định</w:t>
            </w:r>
            <w:r>
              <w:rPr>
                <w:b/>
                <w:i/>
                <w:iCs/>
                <w:sz w:val="26"/>
                <w:szCs w:val="26"/>
                <w:lang w:val="en-US"/>
              </w:rPr>
              <w:t xml:space="preserve"> tư pháp công lập ở cấp tỉnh (01</w:t>
            </w:r>
            <w:r w:rsidRPr="006701F6">
              <w:rPr>
                <w:b/>
                <w:i/>
                <w:iCs/>
                <w:sz w:val="26"/>
                <w:szCs w:val="26"/>
                <w:lang w:val="en-US"/>
              </w:rPr>
              <w:t xml:space="preserve"> biểu)</w:t>
            </w:r>
          </w:p>
        </w:tc>
      </w:tr>
      <w:tr w:rsidR="0087567C" w:rsidRPr="005C1899" w14:paraId="39E3E76C" w14:textId="77777777" w:rsidTr="009322DE">
        <w:trPr>
          <w:trHeight w:val="1067"/>
          <w:tblHeader/>
        </w:trPr>
        <w:tc>
          <w:tcPr>
            <w:tcW w:w="0" w:type="auto"/>
            <w:shd w:val="clear" w:color="auto" w:fill="FFFFFF"/>
            <w:tcMar>
              <w:top w:w="0" w:type="dxa"/>
              <w:left w:w="45" w:type="dxa"/>
              <w:bottom w:w="0" w:type="dxa"/>
              <w:right w:w="45" w:type="dxa"/>
            </w:tcMar>
            <w:vAlign w:val="center"/>
            <w:hideMark/>
          </w:tcPr>
          <w:p w14:paraId="793D4D9D" w14:textId="77777777" w:rsidR="00A65712" w:rsidRPr="0015467F" w:rsidRDefault="00A65712" w:rsidP="00A65712">
            <w:pPr>
              <w:tabs>
                <w:tab w:val="left" w:pos="1152"/>
              </w:tabs>
              <w:jc w:val="center"/>
              <w:rPr>
                <w:sz w:val="26"/>
                <w:szCs w:val="26"/>
                <w:lang w:val="en-US"/>
              </w:rPr>
            </w:pPr>
            <w:r w:rsidRPr="0015467F">
              <w:rPr>
                <w:sz w:val="26"/>
                <w:szCs w:val="26"/>
                <w:lang w:val="en-US"/>
              </w:rPr>
              <w:lastRenderedPageBreak/>
              <w:t>1</w:t>
            </w:r>
          </w:p>
        </w:tc>
        <w:tc>
          <w:tcPr>
            <w:tcW w:w="0" w:type="auto"/>
            <w:shd w:val="clear" w:color="auto" w:fill="FFFFFF"/>
            <w:tcMar>
              <w:top w:w="0" w:type="dxa"/>
              <w:left w:w="45" w:type="dxa"/>
              <w:bottom w:w="0" w:type="dxa"/>
              <w:right w:w="45" w:type="dxa"/>
            </w:tcMar>
            <w:vAlign w:val="center"/>
            <w:hideMark/>
          </w:tcPr>
          <w:p w14:paraId="3FD7773F" w14:textId="77777777" w:rsidR="00A65712" w:rsidRPr="0015467F" w:rsidRDefault="00A65712" w:rsidP="00A65712">
            <w:pPr>
              <w:tabs>
                <w:tab w:val="left" w:pos="1152"/>
              </w:tabs>
              <w:jc w:val="both"/>
              <w:rPr>
                <w:sz w:val="26"/>
                <w:szCs w:val="26"/>
                <w:lang w:val="en-US"/>
              </w:rPr>
            </w:pPr>
            <w:r w:rsidRPr="0015467F">
              <w:rPr>
                <w:sz w:val="26"/>
                <w:szCs w:val="26"/>
                <w:lang w:val="en-US"/>
              </w:rPr>
              <w:t>12a/TP/GĐTP</w:t>
            </w:r>
          </w:p>
        </w:tc>
        <w:tc>
          <w:tcPr>
            <w:tcW w:w="0" w:type="auto"/>
            <w:shd w:val="clear" w:color="auto" w:fill="FFFFFF"/>
            <w:tcMar>
              <w:top w:w="0" w:type="dxa"/>
              <w:left w:w="45" w:type="dxa"/>
              <w:bottom w:w="0" w:type="dxa"/>
              <w:right w:w="45" w:type="dxa"/>
            </w:tcMar>
            <w:vAlign w:val="center"/>
            <w:hideMark/>
          </w:tcPr>
          <w:p w14:paraId="4806856D" w14:textId="66F77D45" w:rsidR="00A65712" w:rsidRPr="0015467F" w:rsidRDefault="00A65712" w:rsidP="00A65712">
            <w:pPr>
              <w:tabs>
                <w:tab w:val="left" w:pos="1152"/>
              </w:tabs>
              <w:jc w:val="both"/>
              <w:rPr>
                <w:sz w:val="26"/>
                <w:szCs w:val="26"/>
                <w:lang w:val="en-US"/>
              </w:rPr>
            </w:pPr>
            <w:r w:rsidRPr="0015467F">
              <w:rPr>
                <w:sz w:val="26"/>
                <w:szCs w:val="26"/>
                <w:lang w:val="en-US"/>
              </w:rPr>
              <w:t>Số vụ việc đã thực hiện giám định tư pháp tại các tổ chức giám định tư pháp công lập ở trung ương</w:t>
            </w:r>
            <w:r>
              <w:rPr>
                <w:sz w:val="26"/>
                <w:szCs w:val="26"/>
                <w:lang w:val="en-US"/>
              </w:rPr>
              <w:t>/</w:t>
            </w:r>
            <w:r w:rsidRPr="0015467F">
              <w:rPr>
                <w:sz w:val="26"/>
                <w:szCs w:val="26"/>
                <w:lang w:val="en-US"/>
              </w:rPr>
              <w:t>địa phương</w:t>
            </w:r>
          </w:p>
        </w:tc>
        <w:tc>
          <w:tcPr>
            <w:tcW w:w="0" w:type="auto"/>
            <w:shd w:val="clear" w:color="auto" w:fill="FFFFFF"/>
            <w:tcMar>
              <w:top w:w="0" w:type="dxa"/>
              <w:left w:w="45" w:type="dxa"/>
              <w:bottom w:w="0" w:type="dxa"/>
              <w:right w:w="45" w:type="dxa"/>
            </w:tcMar>
            <w:vAlign w:val="center"/>
            <w:hideMark/>
          </w:tcPr>
          <w:p w14:paraId="3D3982C3" w14:textId="779704B6"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625A3659" w14:textId="2A28BD5F" w:rsidR="00A65712" w:rsidRPr="0015467F" w:rsidRDefault="00B90484" w:rsidP="00A65712">
            <w:pPr>
              <w:tabs>
                <w:tab w:val="left" w:pos="1152"/>
              </w:tabs>
              <w:jc w:val="both"/>
              <w:rPr>
                <w:sz w:val="26"/>
                <w:szCs w:val="26"/>
                <w:lang w:val="en-US"/>
              </w:rPr>
            </w:pPr>
            <w:r>
              <w:rPr>
                <w:sz w:val="26"/>
                <w:szCs w:val="26"/>
                <w:lang w:val="en-US"/>
              </w:rPr>
              <w:t xml:space="preserve">Ban, </w:t>
            </w:r>
            <w:r w:rsidR="00A65712" w:rsidRPr="00FD21DF">
              <w:rPr>
                <w:sz w:val="26"/>
                <w:szCs w:val="26"/>
                <w:lang w:val="en-US"/>
              </w:rPr>
              <w:t>ngành</w:t>
            </w:r>
            <w:r>
              <w:rPr>
                <w:sz w:val="26"/>
                <w:szCs w:val="26"/>
                <w:lang w:val="en-US"/>
              </w:rPr>
              <w:t xml:space="preserve"> cấp tỉnh</w:t>
            </w:r>
            <w:r w:rsidR="00A65712" w:rsidRPr="00FD21DF">
              <w:rPr>
                <w:sz w:val="26"/>
                <w:szCs w:val="26"/>
                <w:lang w:val="en-US"/>
              </w:rPr>
              <w:t xml:space="preserve">; </w:t>
            </w:r>
            <w:r w:rsidR="00A65712">
              <w:rPr>
                <w:sz w:val="26"/>
                <w:szCs w:val="26"/>
                <w:lang w:val="en-US"/>
              </w:rPr>
              <w:t>c</w:t>
            </w:r>
            <w:r w:rsidR="00A65712" w:rsidRPr="00FD21DF">
              <w:rPr>
                <w:sz w:val="26"/>
                <w:szCs w:val="26"/>
                <w:lang w:val="en-US"/>
              </w:rPr>
              <w:t>ơ quan chuyên môn của UBND tỉnh quản lý lĩnh vực giám định tư pháp</w:t>
            </w:r>
          </w:p>
        </w:tc>
      </w:tr>
      <w:tr w:rsidR="00A65712" w:rsidRPr="005C1899" w14:paraId="6C08614A" w14:textId="77777777" w:rsidTr="009E354A">
        <w:trPr>
          <w:trHeight w:val="587"/>
          <w:tblHeader/>
        </w:trPr>
        <w:tc>
          <w:tcPr>
            <w:tcW w:w="0" w:type="auto"/>
            <w:gridSpan w:val="5"/>
            <w:shd w:val="clear" w:color="auto" w:fill="FFFFFF"/>
            <w:tcMar>
              <w:top w:w="0" w:type="dxa"/>
              <w:left w:w="45" w:type="dxa"/>
              <w:bottom w:w="0" w:type="dxa"/>
              <w:right w:w="45" w:type="dxa"/>
            </w:tcMar>
            <w:vAlign w:val="center"/>
          </w:tcPr>
          <w:p w14:paraId="1846B7DD" w14:textId="5DAA69B5" w:rsidR="00A65712" w:rsidRPr="00FD21DF" w:rsidRDefault="00A65712" w:rsidP="00A65712">
            <w:pPr>
              <w:tabs>
                <w:tab w:val="left" w:pos="1152"/>
              </w:tabs>
              <w:jc w:val="both"/>
              <w:rPr>
                <w:sz w:val="26"/>
                <w:szCs w:val="26"/>
                <w:lang w:val="en-US"/>
              </w:rPr>
            </w:pPr>
            <w:r w:rsidRPr="006701F6">
              <w:rPr>
                <w:b/>
                <w:i/>
                <w:iCs/>
                <w:sz w:val="26"/>
                <w:szCs w:val="26"/>
                <w:lang w:val="en-US"/>
              </w:rPr>
              <w:t>4.</w:t>
            </w:r>
            <w:r>
              <w:rPr>
                <w:b/>
                <w:i/>
                <w:iCs/>
                <w:sz w:val="26"/>
                <w:szCs w:val="26"/>
                <w:lang w:val="en-US"/>
              </w:rPr>
              <w:t>7</w:t>
            </w:r>
            <w:r w:rsidRPr="006701F6">
              <w:rPr>
                <w:b/>
                <w:i/>
                <w:iCs/>
                <w:sz w:val="26"/>
                <w:szCs w:val="26"/>
                <w:lang w:val="en-US"/>
              </w:rPr>
              <w:t>. Tổ chức giám định</w:t>
            </w:r>
            <w:r>
              <w:rPr>
                <w:b/>
                <w:i/>
                <w:iCs/>
                <w:sz w:val="26"/>
                <w:szCs w:val="26"/>
                <w:lang w:val="en-US"/>
              </w:rPr>
              <w:t xml:space="preserve"> tư pháp theo vụ việc ở địa phương (01</w:t>
            </w:r>
            <w:r w:rsidRPr="006701F6">
              <w:rPr>
                <w:b/>
                <w:i/>
                <w:iCs/>
                <w:sz w:val="26"/>
                <w:szCs w:val="26"/>
                <w:lang w:val="en-US"/>
              </w:rPr>
              <w:t xml:space="preserve"> biểu)</w:t>
            </w:r>
          </w:p>
        </w:tc>
      </w:tr>
      <w:tr w:rsidR="0087567C" w:rsidRPr="005C1899" w14:paraId="7A0C5E1A" w14:textId="77777777" w:rsidTr="00902370">
        <w:trPr>
          <w:trHeight w:val="1294"/>
          <w:tblHeader/>
        </w:trPr>
        <w:tc>
          <w:tcPr>
            <w:tcW w:w="0" w:type="auto"/>
            <w:shd w:val="clear" w:color="auto" w:fill="FFFFFF"/>
            <w:tcMar>
              <w:top w:w="0" w:type="dxa"/>
              <w:left w:w="45" w:type="dxa"/>
              <w:bottom w:w="0" w:type="dxa"/>
              <w:right w:w="45" w:type="dxa"/>
            </w:tcMar>
            <w:vAlign w:val="center"/>
          </w:tcPr>
          <w:p w14:paraId="29BF0C39" w14:textId="794804EF" w:rsidR="00A65712" w:rsidRPr="0015467F" w:rsidRDefault="00A65712" w:rsidP="00A65712">
            <w:pPr>
              <w:tabs>
                <w:tab w:val="left" w:pos="1152"/>
              </w:tabs>
              <w:jc w:val="center"/>
              <w:rPr>
                <w:sz w:val="26"/>
                <w:szCs w:val="26"/>
                <w:lang w:val="en-US"/>
              </w:rPr>
            </w:pPr>
            <w:r>
              <w:rPr>
                <w:sz w:val="26"/>
                <w:szCs w:val="26"/>
                <w:lang w:val="en-US"/>
              </w:rPr>
              <w:t>2</w:t>
            </w:r>
          </w:p>
        </w:tc>
        <w:tc>
          <w:tcPr>
            <w:tcW w:w="0" w:type="auto"/>
            <w:shd w:val="clear" w:color="auto" w:fill="FFFFFF"/>
            <w:tcMar>
              <w:top w:w="0" w:type="dxa"/>
              <w:left w:w="45" w:type="dxa"/>
              <w:bottom w:w="0" w:type="dxa"/>
              <w:right w:w="45" w:type="dxa"/>
            </w:tcMar>
            <w:vAlign w:val="center"/>
          </w:tcPr>
          <w:p w14:paraId="2144AC78" w14:textId="50FA4E82" w:rsidR="00A65712" w:rsidRPr="0015467F" w:rsidRDefault="00A65712" w:rsidP="00A65712">
            <w:pPr>
              <w:tabs>
                <w:tab w:val="left" w:pos="1152"/>
              </w:tabs>
              <w:jc w:val="both"/>
              <w:rPr>
                <w:sz w:val="26"/>
                <w:szCs w:val="26"/>
                <w:lang w:val="en-US"/>
              </w:rPr>
            </w:pPr>
            <w:r>
              <w:rPr>
                <w:sz w:val="26"/>
                <w:szCs w:val="26"/>
                <w:lang w:val="en-US"/>
              </w:rPr>
              <w:t>12b</w:t>
            </w:r>
            <w:r w:rsidRPr="0015467F">
              <w:rPr>
                <w:sz w:val="26"/>
                <w:szCs w:val="26"/>
                <w:lang w:val="en-US"/>
              </w:rPr>
              <w:t>/TP/GĐTP</w:t>
            </w:r>
          </w:p>
        </w:tc>
        <w:tc>
          <w:tcPr>
            <w:tcW w:w="0" w:type="auto"/>
            <w:shd w:val="clear" w:color="auto" w:fill="FFFFFF"/>
            <w:tcMar>
              <w:top w:w="0" w:type="dxa"/>
              <w:left w:w="45" w:type="dxa"/>
              <w:bottom w:w="0" w:type="dxa"/>
              <w:right w:w="45" w:type="dxa"/>
            </w:tcMar>
            <w:vAlign w:val="center"/>
          </w:tcPr>
          <w:p w14:paraId="62992F30" w14:textId="4A7C5123" w:rsidR="00A65712" w:rsidRPr="0015467F" w:rsidRDefault="00A65712" w:rsidP="0021439C">
            <w:pPr>
              <w:tabs>
                <w:tab w:val="left" w:pos="1152"/>
              </w:tabs>
              <w:jc w:val="both"/>
              <w:rPr>
                <w:sz w:val="26"/>
                <w:szCs w:val="26"/>
                <w:lang w:val="en-US"/>
              </w:rPr>
            </w:pPr>
            <w:r w:rsidRPr="0015467F">
              <w:rPr>
                <w:sz w:val="26"/>
                <w:szCs w:val="26"/>
                <w:lang w:val="en-US"/>
              </w:rPr>
              <w:t xml:space="preserve">Số vụ việc đã thực hiện giám định tư pháp tại các tổ chức giám định tư pháp theo vụ việc </w:t>
            </w:r>
            <w:r>
              <w:rPr>
                <w:sz w:val="26"/>
                <w:szCs w:val="26"/>
                <w:lang w:val="en-US"/>
              </w:rPr>
              <w:t xml:space="preserve">ở </w:t>
            </w:r>
            <w:r w:rsidRPr="0015467F">
              <w:rPr>
                <w:sz w:val="26"/>
                <w:szCs w:val="26"/>
                <w:lang w:val="en-US"/>
              </w:rPr>
              <w:t>trung ương</w:t>
            </w:r>
            <w:r>
              <w:rPr>
                <w:sz w:val="26"/>
                <w:szCs w:val="26"/>
                <w:lang w:val="en-US"/>
              </w:rPr>
              <w:t>/</w:t>
            </w:r>
            <w:r w:rsidRPr="0015467F">
              <w:rPr>
                <w:sz w:val="26"/>
                <w:szCs w:val="26"/>
                <w:lang w:val="en-US"/>
              </w:rPr>
              <w:t>địa phương</w:t>
            </w:r>
            <w:r>
              <w:rPr>
                <w:sz w:val="26"/>
                <w:szCs w:val="26"/>
                <w:lang w:val="en-US"/>
              </w:rPr>
              <w:t xml:space="preserve"> và Văn phòng </w:t>
            </w:r>
            <w:r w:rsidR="0021439C">
              <w:rPr>
                <w:sz w:val="26"/>
                <w:szCs w:val="26"/>
                <w:lang w:val="en-US"/>
              </w:rPr>
              <w:t>giám định tư pháp</w:t>
            </w:r>
            <w:r>
              <w:rPr>
                <w:sz w:val="26"/>
                <w:szCs w:val="26"/>
                <w:lang w:val="en-US"/>
              </w:rPr>
              <w:t xml:space="preserve"> ở địa phương</w:t>
            </w:r>
          </w:p>
        </w:tc>
        <w:tc>
          <w:tcPr>
            <w:tcW w:w="0" w:type="auto"/>
            <w:shd w:val="clear" w:color="auto" w:fill="FFFFFF"/>
            <w:tcMar>
              <w:top w:w="0" w:type="dxa"/>
              <w:left w:w="45" w:type="dxa"/>
              <w:bottom w:w="0" w:type="dxa"/>
              <w:right w:w="45" w:type="dxa"/>
            </w:tcMar>
            <w:vAlign w:val="center"/>
          </w:tcPr>
          <w:p w14:paraId="29B43C1A" w14:textId="6DFC0A7F" w:rsidR="00A65712"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tcPr>
          <w:p w14:paraId="027267FF" w14:textId="2B77A182" w:rsidR="00A65712" w:rsidRPr="0015467F" w:rsidRDefault="00A65712" w:rsidP="0087567C">
            <w:pPr>
              <w:tabs>
                <w:tab w:val="left" w:pos="1152"/>
              </w:tabs>
              <w:jc w:val="both"/>
              <w:rPr>
                <w:sz w:val="26"/>
                <w:szCs w:val="26"/>
                <w:lang w:val="en-US"/>
              </w:rPr>
            </w:pPr>
            <w:r w:rsidRPr="00FD21DF">
              <w:rPr>
                <w:sz w:val="26"/>
                <w:szCs w:val="26"/>
                <w:lang w:val="en-US"/>
              </w:rPr>
              <w:t>Ban</w:t>
            </w:r>
            <w:r w:rsidR="00B90484">
              <w:rPr>
                <w:sz w:val="26"/>
                <w:szCs w:val="26"/>
                <w:lang w:val="en-US"/>
              </w:rPr>
              <w:t xml:space="preserve">, </w:t>
            </w:r>
            <w:r w:rsidR="00B90484" w:rsidRPr="00FD21DF">
              <w:rPr>
                <w:sz w:val="26"/>
                <w:szCs w:val="26"/>
                <w:lang w:val="en-US"/>
              </w:rPr>
              <w:t>ngành</w:t>
            </w:r>
            <w:r w:rsidR="00B90484">
              <w:rPr>
                <w:sz w:val="26"/>
                <w:szCs w:val="26"/>
                <w:lang w:val="en-US"/>
              </w:rPr>
              <w:t xml:space="preserve"> cấp tỉnh</w:t>
            </w:r>
            <w:r w:rsidRPr="00FD21DF">
              <w:rPr>
                <w:sz w:val="26"/>
                <w:szCs w:val="26"/>
                <w:lang w:val="en-US"/>
              </w:rPr>
              <w:t xml:space="preserve">; </w:t>
            </w:r>
            <w:r>
              <w:rPr>
                <w:sz w:val="26"/>
                <w:szCs w:val="26"/>
                <w:lang w:val="en-US"/>
              </w:rPr>
              <w:t>c</w:t>
            </w:r>
            <w:r w:rsidRPr="00FD21DF">
              <w:rPr>
                <w:sz w:val="26"/>
                <w:szCs w:val="26"/>
                <w:lang w:val="en-US"/>
              </w:rPr>
              <w:t xml:space="preserve">ơ quan chuyên môn của UBND </w:t>
            </w:r>
            <w:ins w:id="16" w:author="Tran Tam" w:date="2025-11-06T09:49:00Z">
              <w:r w:rsidR="0087567C">
                <w:rPr>
                  <w:sz w:val="26"/>
                  <w:szCs w:val="26"/>
                  <w:lang w:val="en-US"/>
                </w:rPr>
                <w:t xml:space="preserve">cấp </w:t>
              </w:r>
            </w:ins>
            <w:r w:rsidRPr="00FD21DF">
              <w:rPr>
                <w:sz w:val="26"/>
                <w:szCs w:val="26"/>
                <w:lang w:val="en-US"/>
              </w:rPr>
              <w:t xml:space="preserve">tỉnh </w:t>
            </w:r>
            <w:del w:id="17" w:author="Tran Tam" w:date="2025-11-06T09:49:00Z">
              <w:r w:rsidRPr="00FD21DF" w:rsidDel="0087567C">
                <w:rPr>
                  <w:sz w:val="26"/>
                  <w:szCs w:val="26"/>
                  <w:lang w:val="en-US"/>
                </w:rPr>
                <w:delText>quản lý lĩnh vực giám định tư pháp</w:delText>
              </w:r>
            </w:del>
          </w:p>
        </w:tc>
      </w:tr>
      <w:tr w:rsidR="00A65712" w:rsidRPr="005C1899" w14:paraId="73A50040" w14:textId="77777777" w:rsidTr="00583E6E">
        <w:trPr>
          <w:trHeight w:val="645"/>
          <w:tblHeader/>
        </w:trPr>
        <w:tc>
          <w:tcPr>
            <w:tcW w:w="0" w:type="auto"/>
            <w:gridSpan w:val="5"/>
            <w:shd w:val="clear" w:color="auto" w:fill="FFFFFF"/>
            <w:tcMar>
              <w:top w:w="0" w:type="dxa"/>
              <w:left w:w="45" w:type="dxa"/>
              <w:bottom w:w="0" w:type="dxa"/>
              <w:right w:w="45" w:type="dxa"/>
            </w:tcMar>
            <w:vAlign w:val="center"/>
          </w:tcPr>
          <w:p w14:paraId="3A2D3708" w14:textId="43D912C3" w:rsidR="00A65712" w:rsidRDefault="00A65712" w:rsidP="00A65712">
            <w:pPr>
              <w:tabs>
                <w:tab w:val="left" w:pos="1152"/>
              </w:tabs>
              <w:jc w:val="both"/>
              <w:rPr>
                <w:sz w:val="26"/>
                <w:szCs w:val="26"/>
                <w:lang w:val="en-US"/>
              </w:rPr>
            </w:pPr>
            <w:r w:rsidRPr="006701F6">
              <w:rPr>
                <w:b/>
                <w:i/>
                <w:iCs/>
                <w:sz w:val="26"/>
                <w:szCs w:val="26"/>
                <w:lang w:val="en-US"/>
              </w:rPr>
              <w:t>4.</w:t>
            </w:r>
            <w:r>
              <w:rPr>
                <w:b/>
                <w:i/>
                <w:iCs/>
                <w:sz w:val="26"/>
                <w:szCs w:val="26"/>
                <w:lang w:val="en-US"/>
              </w:rPr>
              <w:t>8</w:t>
            </w:r>
            <w:r w:rsidRPr="006701F6">
              <w:rPr>
                <w:b/>
                <w:i/>
                <w:iCs/>
                <w:sz w:val="26"/>
                <w:szCs w:val="26"/>
                <w:lang w:val="en-US"/>
              </w:rPr>
              <w:t xml:space="preserve">. </w:t>
            </w:r>
            <w:r w:rsidRPr="0010170B">
              <w:rPr>
                <w:b/>
                <w:i/>
                <w:iCs/>
                <w:sz w:val="26"/>
                <w:szCs w:val="26"/>
                <w:lang w:val="en-US"/>
              </w:rPr>
              <w:t>Văn phòng GĐTP</w:t>
            </w:r>
            <w:r>
              <w:rPr>
                <w:b/>
                <w:i/>
                <w:iCs/>
                <w:sz w:val="26"/>
                <w:szCs w:val="26"/>
                <w:lang w:val="en-US"/>
              </w:rPr>
              <w:t xml:space="preserve"> ở địa phương</w:t>
            </w:r>
            <w:r w:rsidRPr="006701F6">
              <w:rPr>
                <w:b/>
                <w:i/>
                <w:iCs/>
                <w:sz w:val="26"/>
                <w:szCs w:val="26"/>
                <w:lang w:val="en-US"/>
              </w:rPr>
              <w:t xml:space="preserve"> (01 biểu)</w:t>
            </w:r>
          </w:p>
        </w:tc>
      </w:tr>
      <w:tr w:rsidR="0087567C" w:rsidRPr="005C1899" w14:paraId="186F3F57" w14:textId="77777777" w:rsidTr="00902370">
        <w:trPr>
          <w:trHeight w:val="1262"/>
          <w:tblHeader/>
        </w:trPr>
        <w:tc>
          <w:tcPr>
            <w:tcW w:w="0" w:type="auto"/>
            <w:shd w:val="clear" w:color="auto" w:fill="FFFFFF"/>
            <w:tcMar>
              <w:top w:w="0" w:type="dxa"/>
              <w:left w:w="45" w:type="dxa"/>
              <w:bottom w:w="0" w:type="dxa"/>
              <w:right w:w="45" w:type="dxa"/>
            </w:tcMar>
            <w:vAlign w:val="center"/>
          </w:tcPr>
          <w:p w14:paraId="7A2A153D" w14:textId="296876C4" w:rsidR="00A65712" w:rsidRDefault="00A65712" w:rsidP="00A65712">
            <w:pPr>
              <w:tabs>
                <w:tab w:val="left" w:pos="1152"/>
              </w:tabs>
              <w:jc w:val="center"/>
              <w:rPr>
                <w:sz w:val="26"/>
                <w:szCs w:val="26"/>
                <w:lang w:val="en-US"/>
              </w:rPr>
            </w:pPr>
            <w:r>
              <w:rPr>
                <w:sz w:val="26"/>
                <w:szCs w:val="26"/>
                <w:lang w:val="en-US"/>
              </w:rPr>
              <w:t>1</w:t>
            </w:r>
          </w:p>
        </w:tc>
        <w:tc>
          <w:tcPr>
            <w:tcW w:w="0" w:type="auto"/>
            <w:shd w:val="clear" w:color="auto" w:fill="FFFFFF"/>
            <w:tcMar>
              <w:top w:w="0" w:type="dxa"/>
              <w:left w:w="45" w:type="dxa"/>
              <w:bottom w:w="0" w:type="dxa"/>
              <w:right w:w="45" w:type="dxa"/>
            </w:tcMar>
            <w:vAlign w:val="center"/>
          </w:tcPr>
          <w:p w14:paraId="3B7DB4A7" w14:textId="3CBFB6E0" w:rsidR="00A65712" w:rsidRDefault="00A65712" w:rsidP="00A65712">
            <w:pPr>
              <w:tabs>
                <w:tab w:val="left" w:pos="1152"/>
              </w:tabs>
              <w:jc w:val="both"/>
              <w:rPr>
                <w:sz w:val="26"/>
                <w:szCs w:val="26"/>
                <w:lang w:val="en-US"/>
              </w:rPr>
            </w:pPr>
            <w:r>
              <w:rPr>
                <w:sz w:val="26"/>
                <w:szCs w:val="26"/>
                <w:lang w:val="en-US"/>
              </w:rPr>
              <w:t>12b</w:t>
            </w:r>
            <w:r w:rsidRPr="0015467F">
              <w:rPr>
                <w:sz w:val="26"/>
                <w:szCs w:val="26"/>
                <w:lang w:val="en-US"/>
              </w:rPr>
              <w:t>/TP/GĐTP</w:t>
            </w:r>
          </w:p>
        </w:tc>
        <w:tc>
          <w:tcPr>
            <w:tcW w:w="0" w:type="auto"/>
            <w:shd w:val="clear" w:color="auto" w:fill="FFFFFF"/>
            <w:tcMar>
              <w:top w:w="0" w:type="dxa"/>
              <w:left w:w="45" w:type="dxa"/>
              <w:bottom w:w="0" w:type="dxa"/>
              <w:right w:w="45" w:type="dxa"/>
            </w:tcMar>
            <w:vAlign w:val="center"/>
          </w:tcPr>
          <w:p w14:paraId="60884F4C" w14:textId="5B22993E" w:rsidR="00A65712" w:rsidRPr="0015467F" w:rsidRDefault="00A65712" w:rsidP="00A65712">
            <w:pPr>
              <w:tabs>
                <w:tab w:val="left" w:pos="1152"/>
              </w:tabs>
              <w:jc w:val="both"/>
              <w:rPr>
                <w:sz w:val="26"/>
                <w:szCs w:val="26"/>
                <w:lang w:val="en-US"/>
              </w:rPr>
            </w:pPr>
            <w:r w:rsidRPr="0015467F">
              <w:rPr>
                <w:sz w:val="26"/>
                <w:szCs w:val="26"/>
                <w:lang w:val="en-US"/>
              </w:rPr>
              <w:t xml:space="preserve">Số vụ việc đã thực hiện giám định tư pháp tại các tổ chức giám định tư pháp theo vụ việc </w:t>
            </w:r>
            <w:r>
              <w:rPr>
                <w:sz w:val="26"/>
                <w:szCs w:val="26"/>
                <w:lang w:val="en-US"/>
              </w:rPr>
              <w:t xml:space="preserve">ở </w:t>
            </w:r>
            <w:r w:rsidRPr="0015467F">
              <w:rPr>
                <w:sz w:val="26"/>
                <w:szCs w:val="26"/>
                <w:lang w:val="en-US"/>
              </w:rPr>
              <w:t>trung ương</w:t>
            </w:r>
            <w:r>
              <w:rPr>
                <w:sz w:val="26"/>
                <w:szCs w:val="26"/>
                <w:lang w:val="en-US"/>
              </w:rPr>
              <w:t>/</w:t>
            </w:r>
            <w:r w:rsidRPr="0015467F">
              <w:rPr>
                <w:sz w:val="26"/>
                <w:szCs w:val="26"/>
                <w:lang w:val="en-US"/>
              </w:rPr>
              <w:t>địa phương</w:t>
            </w:r>
            <w:r>
              <w:rPr>
                <w:sz w:val="26"/>
                <w:szCs w:val="26"/>
                <w:lang w:val="en-US"/>
              </w:rPr>
              <w:t xml:space="preserve"> và Văn phòng </w:t>
            </w:r>
            <w:r w:rsidR="0021439C">
              <w:rPr>
                <w:sz w:val="26"/>
                <w:szCs w:val="26"/>
                <w:lang w:val="en-US"/>
              </w:rPr>
              <w:t>giám định tư pháp</w:t>
            </w:r>
            <w:r>
              <w:rPr>
                <w:sz w:val="26"/>
                <w:szCs w:val="26"/>
                <w:lang w:val="en-US"/>
              </w:rPr>
              <w:t xml:space="preserve"> ở địa phương</w:t>
            </w:r>
          </w:p>
        </w:tc>
        <w:tc>
          <w:tcPr>
            <w:tcW w:w="0" w:type="auto"/>
            <w:shd w:val="clear" w:color="auto" w:fill="FFFFFF"/>
            <w:tcMar>
              <w:top w:w="0" w:type="dxa"/>
              <w:left w:w="45" w:type="dxa"/>
              <w:bottom w:w="0" w:type="dxa"/>
              <w:right w:w="45" w:type="dxa"/>
            </w:tcMar>
            <w:vAlign w:val="center"/>
          </w:tcPr>
          <w:p w14:paraId="6856EE46" w14:textId="61EC14DA" w:rsidR="00A65712"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tcPr>
          <w:p w14:paraId="69FFE133" w14:textId="655DB815" w:rsidR="00A65712" w:rsidRDefault="00A65712" w:rsidP="0087567C">
            <w:pPr>
              <w:tabs>
                <w:tab w:val="left" w:pos="1152"/>
              </w:tabs>
              <w:jc w:val="both"/>
              <w:rPr>
                <w:sz w:val="26"/>
                <w:szCs w:val="26"/>
                <w:lang w:val="en-US"/>
              </w:rPr>
            </w:pPr>
            <w:r w:rsidRPr="00FD21DF">
              <w:rPr>
                <w:sz w:val="26"/>
                <w:szCs w:val="26"/>
                <w:lang w:val="en-US"/>
              </w:rPr>
              <w:t>Ban</w:t>
            </w:r>
            <w:r w:rsidR="00B90484">
              <w:rPr>
                <w:sz w:val="26"/>
                <w:szCs w:val="26"/>
                <w:lang w:val="en-US"/>
              </w:rPr>
              <w:t xml:space="preserve">, </w:t>
            </w:r>
            <w:r w:rsidR="00B90484" w:rsidRPr="00FD21DF">
              <w:rPr>
                <w:sz w:val="26"/>
                <w:szCs w:val="26"/>
                <w:lang w:val="en-US"/>
              </w:rPr>
              <w:t>ngành</w:t>
            </w:r>
            <w:r w:rsidR="00B90484">
              <w:rPr>
                <w:sz w:val="26"/>
                <w:szCs w:val="26"/>
                <w:lang w:val="en-US"/>
              </w:rPr>
              <w:t xml:space="preserve"> cấp tỉnh</w:t>
            </w:r>
            <w:r w:rsidRPr="00FD21DF">
              <w:rPr>
                <w:sz w:val="26"/>
                <w:szCs w:val="26"/>
                <w:lang w:val="en-US"/>
              </w:rPr>
              <w:t xml:space="preserve">; </w:t>
            </w:r>
            <w:r>
              <w:rPr>
                <w:sz w:val="26"/>
                <w:szCs w:val="26"/>
                <w:lang w:val="en-US"/>
              </w:rPr>
              <w:t>c</w:t>
            </w:r>
            <w:r w:rsidRPr="00FD21DF">
              <w:rPr>
                <w:sz w:val="26"/>
                <w:szCs w:val="26"/>
                <w:lang w:val="en-US"/>
              </w:rPr>
              <w:t xml:space="preserve">ơ quan chuyên môn của UBND </w:t>
            </w:r>
            <w:ins w:id="18" w:author="Tran Tam" w:date="2025-11-06T09:50:00Z">
              <w:r w:rsidR="0087567C">
                <w:rPr>
                  <w:sz w:val="26"/>
                  <w:szCs w:val="26"/>
                  <w:lang w:val="en-US"/>
                </w:rPr>
                <w:t xml:space="preserve">cấp </w:t>
              </w:r>
            </w:ins>
            <w:r w:rsidRPr="00FD21DF">
              <w:rPr>
                <w:sz w:val="26"/>
                <w:szCs w:val="26"/>
                <w:lang w:val="en-US"/>
              </w:rPr>
              <w:t xml:space="preserve">tỉnh </w:t>
            </w:r>
            <w:del w:id="19" w:author="Tran Tam" w:date="2025-11-06T09:50:00Z">
              <w:r w:rsidRPr="00FD21DF" w:rsidDel="0087567C">
                <w:rPr>
                  <w:sz w:val="26"/>
                  <w:szCs w:val="26"/>
                  <w:lang w:val="en-US"/>
                </w:rPr>
                <w:delText>quản lý lĩnh vực giám định tư pháp</w:delText>
              </w:r>
            </w:del>
          </w:p>
        </w:tc>
      </w:tr>
      <w:tr w:rsidR="00A65712" w:rsidRPr="005C1899" w14:paraId="526D4E93" w14:textId="77777777" w:rsidTr="009322DE">
        <w:trPr>
          <w:trHeight w:val="474"/>
          <w:tblHeader/>
        </w:trPr>
        <w:tc>
          <w:tcPr>
            <w:tcW w:w="0" w:type="auto"/>
            <w:gridSpan w:val="5"/>
            <w:shd w:val="clear" w:color="auto" w:fill="FFFFFF"/>
            <w:tcMar>
              <w:top w:w="0" w:type="dxa"/>
              <w:left w:w="45" w:type="dxa"/>
              <w:bottom w:w="0" w:type="dxa"/>
              <w:right w:w="45" w:type="dxa"/>
            </w:tcMar>
            <w:vAlign w:val="center"/>
            <w:hideMark/>
          </w:tcPr>
          <w:p w14:paraId="7731F412" w14:textId="16E62BD4" w:rsidR="00A65712" w:rsidRPr="006701F6" w:rsidRDefault="00A65712" w:rsidP="00A65712">
            <w:pPr>
              <w:tabs>
                <w:tab w:val="left" w:pos="1152"/>
              </w:tabs>
              <w:jc w:val="both"/>
              <w:rPr>
                <w:b/>
                <w:i/>
                <w:iCs/>
                <w:sz w:val="26"/>
                <w:szCs w:val="26"/>
                <w:lang w:val="en-US"/>
              </w:rPr>
            </w:pPr>
            <w:r w:rsidRPr="006701F6">
              <w:rPr>
                <w:b/>
                <w:i/>
                <w:iCs/>
                <w:sz w:val="26"/>
                <w:szCs w:val="26"/>
                <w:lang w:val="en-US"/>
              </w:rPr>
              <w:t>4.</w:t>
            </w:r>
            <w:r>
              <w:rPr>
                <w:b/>
                <w:i/>
                <w:iCs/>
                <w:sz w:val="26"/>
                <w:szCs w:val="26"/>
                <w:lang w:val="en-US"/>
              </w:rPr>
              <w:t>9</w:t>
            </w:r>
            <w:r w:rsidRPr="006701F6">
              <w:rPr>
                <w:b/>
                <w:i/>
                <w:iCs/>
                <w:sz w:val="26"/>
                <w:szCs w:val="26"/>
                <w:lang w:val="en-US"/>
              </w:rPr>
              <w:t>. Trung tâm dịch vụ đấu giá tài sản/Doanh nghiệp đấu giá tài sản (01 biểu)</w:t>
            </w:r>
          </w:p>
        </w:tc>
      </w:tr>
      <w:tr w:rsidR="0087567C" w:rsidRPr="005C1899" w14:paraId="30A795C7" w14:textId="77777777" w:rsidTr="009E354A">
        <w:trPr>
          <w:trHeight w:val="955"/>
          <w:tblHeader/>
        </w:trPr>
        <w:tc>
          <w:tcPr>
            <w:tcW w:w="0" w:type="auto"/>
            <w:shd w:val="clear" w:color="auto" w:fill="FFFFFF"/>
            <w:tcMar>
              <w:top w:w="0" w:type="dxa"/>
              <w:left w:w="45" w:type="dxa"/>
              <w:bottom w:w="0" w:type="dxa"/>
              <w:right w:w="45" w:type="dxa"/>
            </w:tcMar>
            <w:vAlign w:val="center"/>
            <w:hideMark/>
          </w:tcPr>
          <w:p w14:paraId="466C36F1" w14:textId="77777777" w:rsidR="00A65712" w:rsidRPr="0015467F" w:rsidRDefault="00A65712" w:rsidP="00A65712">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408497B6" w14:textId="77777777" w:rsidR="00A65712" w:rsidRPr="0015467F" w:rsidRDefault="00A65712" w:rsidP="00A65712">
            <w:pPr>
              <w:tabs>
                <w:tab w:val="left" w:pos="1152"/>
              </w:tabs>
              <w:jc w:val="both"/>
              <w:rPr>
                <w:sz w:val="26"/>
                <w:szCs w:val="26"/>
                <w:lang w:val="en-US"/>
              </w:rPr>
            </w:pPr>
            <w:r w:rsidRPr="0015467F">
              <w:rPr>
                <w:sz w:val="26"/>
                <w:szCs w:val="26"/>
                <w:lang w:val="en-US"/>
              </w:rPr>
              <w:t>13a/TP/ĐGTS</w:t>
            </w:r>
          </w:p>
        </w:tc>
        <w:tc>
          <w:tcPr>
            <w:tcW w:w="0" w:type="auto"/>
            <w:shd w:val="clear" w:color="auto" w:fill="FFFFFF"/>
            <w:tcMar>
              <w:top w:w="0" w:type="dxa"/>
              <w:left w:w="45" w:type="dxa"/>
              <w:bottom w:w="0" w:type="dxa"/>
              <w:right w:w="45" w:type="dxa"/>
            </w:tcMar>
            <w:vAlign w:val="center"/>
            <w:hideMark/>
          </w:tcPr>
          <w:p w14:paraId="39BD0AFE" w14:textId="2FCD0DDD" w:rsidR="00A65712" w:rsidRPr="0015467F" w:rsidRDefault="00A65712" w:rsidP="00A65712">
            <w:pPr>
              <w:tabs>
                <w:tab w:val="left" w:pos="1152"/>
              </w:tabs>
              <w:jc w:val="both"/>
              <w:rPr>
                <w:sz w:val="26"/>
                <w:szCs w:val="26"/>
                <w:lang w:val="en-US"/>
              </w:rPr>
            </w:pPr>
            <w:r w:rsidRPr="0013339B">
              <w:rPr>
                <w:sz w:val="26"/>
                <w:szCs w:val="26"/>
                <w:lang w:val="en-US"/>
              </w:rPr>
              <w:t>Số đấu giá viên và kết quả hoạt động đấu giá tài sản của tổ chức hành nghề đấu giá tài sản</w:t>
            </w:r>
          </w:p>
        </w:tc>
        <w:tc>
          <w:tcPr>
            <w:tcW w:w="0" w:type="auto"/>
            <w:shd w:val="clear" w:color="auto" w:fill="FFFFFF"/>
            <w:tcMar>
              <w:top w:w="0" w:type="dxa"/>
              <w:left w:w="45" w:type="dxa"/>
              <w:bottom w:w="0" w:type="dxa"/>
              <w:right w:w="45" w:type="dxa"/>
            </w:tcMar>
            <w:vAlign w:val="center"/>
            <w:hideMark/>
          </w:tcPr>
          <w:p w14:paraId="245B7F01" w14:textId="53FAA748"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6523FCD6" w14:textId="77777777" w:rsidR="00A65712" w:rsidRPr="0015467F" w:rsidRDefault="00A65712" w:rsidP="00A65712">
            <w:pPr>
              <w:tabs>
                <w:tab w:val="left" w:pos="1152"/>
              </w:tabs>
              <w:jc w:val="both"/>
              <w:rPr>
                <w:sz w:val="26"/>
                <w:szCs w:val="26"/>
                <w:lang w:val="en-US"/>
              </w:rPr>
            </w:pPr>
            <w:r w:rsidRPr="0015467F">
              <w:rPr>
                <w:sz w:val="26"/>
                <w:szCs w:val="26"/>
                <w:lang w:val="en-US"/>
              </w:rPr>
              <w:t xml:space="preserve">Sở Tư pháp </w:t>
            </w:r>
          </w:p>
        </w:tc>
      </w:tr>
      <w:tr w:rsidR="00A65712" w:rsidRPr="005C1899" w14:paraId="669E23CC" w14:textId="77777777" w:rsidTr="009E354A">
        <w:trPr>
          <w:trHeight w:val="616"/>
          <w:tblHeader/>
        </w:trPr>
        <w:tc>
          <w:tcPr>
            <w:tcW w:w="0" w:type="auto"/>
            <w:gridSpan w:val="5"/>
            <w:shd w:val="clear" w:color="auto" w:fill="FFFFFF"/>
            <w:tcMar>
              <w:top w:w="0" w:type="dxa"/>
              <w:left w:w="45" w:type="dxa"/>
              <w:bottom w:w="0" w:type="dxa"/>
              <w:right w:w="45" w:type="dxa"/>
            </w:tcMar>
            <w:vAlign w:val="center"/>
            <w:hideMark/>
          </w:tcPr>
          <w:p w14:paraId="2829CCAF" w14:textId="03966FE4" w:rsidR="00A65712" w:rsidRPr="006701F6" w:rsidRDefault="00A65712" w:rsidP="00A65712">
            <w:pPr>
              <w:tabs>
                <w:tab w:val="left" w:pos="1152"/>
              </w:tabs>
              <w:jc w:val="both"/>
              <w:rPr>
                <w:b/>
                <w:i/>
                <w:iCs/>
                <w:sz w:val="26"/>
                <w:szCs w:val="26"/>
                <w:lang w:val="en-US"/>
              </w:rPr>
            </w:pPr>
            <w:r w:rsidRPr="006701F6">
              <w:rPr>
                <w:b/>
                <w:i/>
                <w:iCs/>
                <w:sz w:val="26"/>
                <w:szCs w:val="26"/>
                <w:lang w:val="en-US"/>
              </w:rPr>
              <w:t>4.</w:t>
            </w:r>
            <w:r>
              <w:rPr>
                <w:b/>
                <w:i/>
                <w:iCs/>
                <w:sz w:val="26"/>
                <w:szCs w:val="26"/>
                <w:lang w:val="en-US"/>
              </w:rPr>
              <w:t>10</w:t>
            </w:r>
            <w:r w:rsidRPr="006701F6">
              <w:rPr>
                <w:b/>
                <w:i/>
                <w:iCs/>
                <w:sz w:val="26"/>
                <w:szCs w:val="26"/>
                <w:lang w:val="en-US"/>
              </w:rPr>
              <w:t>. Doanh nghiệp quản lý, thanh lý tài sản/ Quản tài viên đăng ký hành nghề cá nhân (01 biểu)</w:t>
            </w:r>
          </w:p>
        </w:tc>
      </w:tr>
      <w:tr w:rsidR="0087567C" w:rsidRPr="005C1899" w14:paraId="4C4D71A8" w14:textId="77777777" w:rsidTr="009E354A">
        <w:trPr>
          <w:trHeight w:val="794"/>
          <w:tblHeader/>
        </w:trPr>
        <w:tc>
          <w:tcPr>
            <w:tcW w:w="0" w:type="auto"/>
            <w:shd w:val="clear" w:color="auto" w:fill="FFFFFF"/>
            <w:tcMar>
              <w:top w:w="0" w:type="dxa"/>
              <w:left w:w="45" w:type="dxa"/>
              <w:bottom w:w="0" w:type="dxa"/>
              <w:right w:w="45" w:type="dxa"/>
            </w:tcMar>
            <w:vAlign w:val="center"/>
            <w:hideMark/>
          </w:tcPr>
          <w:p w14:paraId="5BD03B39" w14:textId="77777777" w:rsidR="00A65712" w:rsidRPr="0015467F" w:rsidRDefault="00A65712" w:rsidP="00A65712">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5E7CEC0C" w14:textId="77777777" w:rsidR="00A65712" w:rsidRPr="0015467F" w:rsidRDefault="00A65712" w:rsidP="00A65712">
            <w:pPr>
              <w:tabs>
                <w:tab w:val="left" w:pos="1152"/>
              </w:tabs>
              <w:jc w:val="both"/>
              <w:rPr>
                <w:sz w:val="26"/>
                <w:szCs w:val="26"/>
                <w:lang w:val="en-US"/>
              </w:rPr>
            </w:pPr>
            <w:r w:rsidRPr="0015467F">
              <w:rPr>
                <w:sz w:val="26"/>
                <w:szCs w:val="26"/>
                <w:lang w:val="en-US"/>
              </w:rPr>
              <w:t>20a/TP/QLTLTS</w:t>
            </w:r>
          </w:p>
        </w:tc>
        <w:tc>
          <w:tcPr>
            <w:tcW w:w="0" w:type="auto"/>
            <w:shd w:val="clear" w:color="auto" w:fill="FFFFFF"/>
            <w:tcMar>
              <w:top w:w="0" w:type="dxa"/>
              <w:left w:w="45" w:type="dxa"/>
              <w:bottom w:w="0" w:type="dxa"/>
              <w:right w:w="45" w:type="dxa"/>
            </w:tcMar>
            <w:vAlign w:val="center"/>
            <w:hideMark/>
          </w:tcPr>
          <w:p w14:paraId="7978693D" w14:textId="65B92F3D" w:rsidR="00A65712" w:rsidRPr="0015467F" w:rsidRDefault="00A65712" w:rsidP="00CA1199">
            <w:pPr>
              <w:tabs>
                <w:tab w:val="left" w:pos="1152"/>
              </w:tabs>
              <w:jc w:val="both"/>
              <w:rPr>
                <w:sz w:val="26"/>
                <w:szCs w:val="26"/>
                <w:lang w:val="en-US"/>
              </w:rPr>
            </w:pPr>
            <w:r>
              <w:rPr>
                <w:sz w:val="26"/>
                <w:szCs w:val="26"/>
                <w:lang w:val="en-US"/>
              </w:rPr>
              <w:t>Số</w:t>
            </w:r>
            <w:r w:rsidRPr="0015467F">
              <w:rPr>
                <w:sz w:val="26"/>
                <w:szCs w:val="26"/>
                <w:lang w:val="en-US"/>
              </w:rPr>
              <w:t xml:space="preserve"> tổ chức và </w:t>
            </w:r>
            <w:r>
              <w:rPr>
                <w:sz w:val="26"/>
                <w:szCs w:val="26"/>
                <w:lang w:val="en-US"/>
              </w:rPr>
              <w:t xml:space="preserve">kết quả </w:t>
            </w:r>
            <w:r w:rsidRPr="0015467F">
              <w:rPr>
                <w:sz w:val="26"/>
                <w:szCs w:val="26"/>
                <w:lang w:val="en-US"/>
              </w:rPr>
              <w:t xml:space="preserve">hoạt động </w:t>
            </w:r>
            <w:r w:rsidR="00CA1199">
              <w:rPr>
                <w:sz w:val="26"/>
                <w:szCs w:val="26"/>
                <w:lang w:val="en-US"/>
              </w:rPr>
              <w:t>quản lý thanh lý tài sản</w:t>
            </w:r>
          </w:p>
        </w:tc>
        <w:tc>
          <w:tcPr>
            <w:tcW w:w="0" w:type="auto"/>
            <w:shd w:val="clear" w:color="auto" w:fill="FFFFFF"/>
            <w:tcMar>
              <w:top w:w="0" w:type="dxa"/>
              <w:left w:w="45" w:type="dxa"/>
              <w:bottom w:w="0" w:type="dxa"/>
              <w:right w:w="45" w:type="dxa"/>
            </w:tcMar>
            <w:vAlign w:val="center"/>
            <w:hideMark/>
          </w:tcPr>
          <w:p w14:paraId="1B6A440C" w14:textId="0CBF4ACA"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56C12FA3" w14:textId="77777777" w:rsidR="00A65712" w:rsidRPr="0015467F" w:rsidRDefault="00A65712" w:rsidP="00A65712">
            <w:pPr>
              <w:tabs>
                <w:tab w:val="left" w:pos="1152"/>
              </w:tabs>
              <w:jc w:val="both"/>
              <w:rPr>
                <w:sz w:val="26"/>
                <w:szCs w:val="26"/>
                <w:lang w:val="en-US"/>
              </w:rPr>
            </w:pPr>
            <w:r w:rsidRPr="0015467F">
              <w:rPr>
                <w:sz w:val="26"/>
                <w:szCs w:val="26"/>
                <w:lang w:val="en-US"/>
              </w:rPr>
              <w:t>Sở Tư pháp</w:t>
            </w:r>
          </w:p>
        </w:tc>
      </w:tr>
      <w:tr w:rsidR="00A65712" w:rsidRPr="005C1899" w14:paraId="0122E36E" w14:textId="77777777" w:rsidTr="009E354A">
        <w:trPr>
          <w:trHeight w:val="606"/>
          <w:tblHeader/>
        </w:trPr>
        <w:tc>
          <w:tcPr>
            <w:tcW w:w="0" w:type="auto"/>
            <w:gridSpan w:val="5"/>
            <w:shd w:val="clear" w:color="auto" w:fill="FFFFFF"/>
            <w:tcMar>
              <w:top w:w="0" w:type="dxa"/>
              <w:left w:w="45" w:type="dxa"/>
              <w:bottom w:w="0" w:type="dxa"/>
              <w:right w:w="45" w:type="dxa"/>
            </w:tcMar>
            <w:vAlign w:val="center"/>
            <w:hideMark/>
          </w:tcPr>
          <w:p w14:paraId="520E1405" w14:textId="3618586B" w:rsidR="00A65712" w:rsidRPr="006701F6" w:rsidRDefault="00A65712" w:rsidP="00A65712">
            <w:pPr>
              <w:tabs>
                <w:tab w:val="left" w:pos="1152"/>
              </w:tabs>
              <w:jc w:val="both"/>
              <w:rPr>
                <w:b/>
                <w:i/>
                <w:iCs/>
                <w:sz w:val="26"/>
                <w:szCs w:val="26"/>
                <w:lang w:val="en-US"/>
              </w:rPr>
            </w:pPr>
            <w:r w:rsidRPr="006701F6">
              <w:rPr>
                <w:b/>
                <w:i/>
                <w:iCs/>
                <w:sz w:val="26"/>
                <w:szCs w:val="26"/>
                <w:lang w:val="en-US"/>
              </w:rPr>
              <w:t>4.</w:t>
            </w:r>
            <w:r>
              <w:rPr>
                <w:b/>
                <w:i/>
                <w:iCs/>
                <w:sz w:val="26"/>
                <w:szCs w:val="26"/>
                <w:lang w:val="en-US"/>
              </w:rPr>
              <w:t>11</w:t>
            </w:r>
            <w:r w:rsidRPr="006701F6">
              <w:rPr>
                <w:b/>
                <w:i/>
                <w:iCs/>
                <w:sz w:val="26"/>
                <w:szCs w:val="26"/>
                <w:lang w:val="en-US"/>
              </w:rPr>
              <w:t>. Văn phòng Luật sư/Công ty Luật (01 biểu)</w:t>
            </w:r>
          </w:p>
        </w:tc>
      </w:tr>
      <w:tr w:rsidR="0087567C" w:rsidRPr="005C1899" w14:paraId="1B3E459E" w14:textId="77777777" w:rsidTr="00D1363A">
        <w:trPr>
          <w:trHeight w:val="1119"/>
          <w:tblHeader/>
        </w:trPr>
        <w:tc>
          <w:tcPr>
            <w:tcW w:w="0" w:type="auto"/>
            <w:shd w:val="clear" w:color="auto" w:fill="FFFFFF"/>
            <w:tcMar>
              <w:top w:w="0" w:type="dxa"/>
              <w:left w:w="45" w:type="dxa"/>
              <w:bottom w:w="0" w:type="dxa"/>
              <w:right w:w="45" w:type="dxa"/>
            </w:tcMar>
            <w:vAlign w:val="center"/>
            <w:hideMark/>
          </w:tcPr>
          <w:p w14:paraId="327B9DBF" w14:textId="77777777" w:rsidR="00A65712" w:rsidRPr="0015467F" w:rsidRDefault="00A65712" w:rsidP="00A65712">
            <w:pPr>
              <w:tabs>
                <w:tab w:val="left" w:pos="1152"/>
              </w:tabs>
              <w:jc w:val="center"/>
              <w:rPr>
                <w:sz w:val="26"/>
                <w:szCs w:val="26"/>
                <w:lang w:val="en-US"/>
              </w:rPr>
            </w:pPr>
            <w:r w:rsidRPr="0015467F">
              <w:rPr>
                <w:sz w:val="26"/>
                <w:szCs w:val="26"/>
                <w:lang w:val="en-US"/>
              </w:rPr>
              <w:lastRenderedPageBreak/>
              <w:t>1</w:t>
            </w:r>
          </w:p>
        </w:tc>
        <w:tc>
          <w:tcPr>
            <w:tcW w:w="0" w:type="auto"/>
            <w:shd w:val="clear" w:color="auto" w:fill="FFFFFF"/>
            <w:tcMar>
              <w:top w:w="0" w:type="dxa"/>
              <w:left w:w="45" w:type="dxa"/>
              <w:bottom w:w="0" w:type="dxa"/>
              <w:right w:w="45" w:type="dxa"/>
            </w:tcMar>
            <w:vAlign w:val="center"/>
            <w:hideMark/>
          </w:tcPr>
          <w:p w14:paraId="4B5F775D" w14:textId="77777777" w:rsidR="00A65712" w:rsidRPr="0015467F" w:rsidRDefault="00A65712" w:rsidP="00A65712">
            <w:pPr>
              <w:tabs>
                <w:tab w:val="left" w:pos="1152"/>
              </w:tabs>
              <w:jc w:val="both"/>
              <w:rPr>
                <w:sz w:val="26"/>
                <w:szCs w:val="26"/>
                <w:lang w:val="en-US"/>
              </w:rPr>
            </w:pPr>
            <w:r w:rsidRPr="0015467F">
              <w:rPr>
                <w:sz w:val="26"/>
                <w:szCs w:val="26"/>
                <w:lang w:val="en-US"/>
              </w:rPr>
              <w:t>11a/TP/LSTN</w:t>
            </w:r>
          </w:p>
        </w:tc>
        <w:tc>
          <w:tcPr>
            <w:tcW w:w="0" w:type="auto"/>
            <w:shd w:val="clear" w:color="auto" w:fill="FFFFFF"/>
            <w:tcMar>
              <w:top w:w="0" w:type="dxa"/>
              <w:left w:w="45" w:type="dxa"/>
              <w:bottom w:w="0" w:type="dxa"/>
              <w:right w:w="45" w:type="dxa"/>
            </w:tcMar>
            <w:vAlign w:val="center"/>
            <w:hideMark/>
          </w:tcPr>
          <w:p w14:paraId="2872FAFF" w14:textId="70A2293E" w:rsidR="00A65712" w:rsidRPr="0015467F" w:rsidRDefault="00A65712" w:rsidP="00A65712">
            <w:pPr>
              <w:tabs>
                <w:tab w:val="left" w:pos="1152"/>
              </w:tabs>
              <w:jc w:val="both"/>
              <w:rPr>
                <w:sz w:val="26"/>
                <w:szCs w:val="26"/>
                <w:lang w:val="en-US"/>
              </w:rPr>
            </w:pPr>
            <w:r>
              <w:rPr>
                <w:sz w:val="26"/>
                <w:szCs w:val="26"/>
                <w:lang w:val="en-US"/>
              </w:rPr>
              <w:t>Số luật sư</w:t>
            </w:r>
            <w:r w:rsidRPr="0015467F">
              <w:rPr>
                <w:sz w:val="26"/>
                <w:szCs w:val="26"/>
                <w:lang w:val="en-US"/>
              </w:rPr>
              <w:t xml:space="preserve"> và kết quả hoạt động của tổ chức hành nghề luật sư</w:t>
            </w:r>
          </w:p>
        </w:tc>
        <w:tc>
          <w:tcPr>
            <w:tcW w:w="0" w:type="auto"/>
            <w:shd w:val="clear" w:color="auto" w:fill="FFFFFF"/>
            <w:tcMar>
              <w:top w:w="0" w:type="dxa"/>
              <w:left w:w="45" w:type="dxa"/>
              <w:bottom w:w="0" w:type="dxa"/>
              <w:right w:w="45" w:type="dxa"/>
            </w:tcMar>
            <w:vAlign w:val="center"/>
            <w:hideMark/>
          </w:tcPr>
          <w:p w14:paraId="5E13E073" w14:textId="7CE09A8F" w:rsidR="00A65712" w:rsidRPr="0015467F" w:rsidRDefault="00A65712" w:rsidP="00A65712">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3B96977C" w14:textId="77777777" w:rsidR="00A65712" w:rsidRPr="0015467F" w:rsidRDefault="00A65712" w:rsidP="00A65712">
            <w:pPr>
              <w:tabs>
                <w:tab w:val="left" w:pos="1152"/>
              </w:tabs>
              <w:jc w:val="both"/>
              <w:rPr>
                <w:sz w:val="26"/>
                <w:szCs w:val="26"/>
                <w:lang w:val="en-US"/>
              </w:rPr>
            </w:pPr>
            <w:r w:rsidRPr="0015467F">
              <w:rPr>
                <w:sz w:val="26"/>
                <w:szCs w:val="26"/>
                <w:lang w:val="en-US"/>
              </w:rPr>
              <w:t>Sở Tư pháp</w:t>
            </w:r>
          </w:p>
        </w:tc>
      </w:tr>
      <w:tr w:rsidR="00A65712" w:rsidRPr="005C1899" w14:paraId="37F89356" w14:textId="77777777" w:rsidTr="009322DE">
        <w:trPr>
          <w:trHeight w:val="569"/>
          <w:tblHeader/>
        </w:trPr>
        <w:tc>
          <w:tcPr>
            <w:tcW w:w="0" w:type="auto"/>
            <w:gridSpan w:val="5"/>
            <w:shd w:val="clear" w:color="auto" w:fill="FFFFFF"/>
            <w:tcMar>
              <w:top w:w="0" w:type="dxa"/>
              <w:left w:w="45" w:type="dxa"/>
              <w:bottom w:w="0" w:type="dxa"/>
              <w:right w:w="45" w:type="dxa"/>
            </w:tcMar>
            <w:vAlign w:val="center"/>
            <w:hideMark/>
          </w:tcPr>
          <w:p w14:paraId="3F018282" w14:textId="343AD840" w:rsidR="00A65712" w:rsidRPr="006701F6" w:rsidRDefault="00A65712" w:rsidP="00A65712">
            <w:pPr>
              <w:tabs>
                <w:tab w:val="left" w:pos="1152"/>
              </w:tabs>
              <w:jc w:val="both"/>
              <w:rPr>
                <w:b/>
                <w:i/>
                <w:iCs/>
                <w:sz w:val="26"/>
                <w:szCs w:val="26"/>
                <w:lang w:val="en-US"/>
              </w:rPr>
            </w:pPr>
            <w:r w:rsidRPr="006701F6">
              <w:rPr>
                <w:b/>
                <w:i/>
                <w:iCs/>
                <w:sz w:val="26"/>
                <w:szCs w:val="26"/>
                <w:lang w:val="en-US"/>
              </w:rPr>
              <w:t>4.1</w:t>
            </w:r>
            <w:r>
              <w:rPr>
                <w:b/>
                <w:i/>
                <w:iCs/>
                <w:sz w:val="26"/>
                <w:szCs w:val="26"/>
                <w:lang w:val="en-US"/>
              </w:rPr>
              <w:t>2</w:t>
            </w:r>
            <w:r w:rsidRPr="006701F6">
              <w:rPr>
                <w:b/>
                <w:i/>
                <w:iCs/>
                <w:sz w:val="26"/>
                <w:szCs w:val="26"/>
                <w:lang w:val="en-US"/>
              </w:rPr>
              <w:t>. Phòng công chứng/Văn phòng công chứng (01 biểu)</w:t>
            </w:r>
          </w:p>
        </w:tc>
      </w:tr>
      <w:tr w:rsidR="0087567C" w:rsidRPr="005C1899" w14:paraId="5ECA99B5" w14:textId="77777777" w:rsidTr="00D1363A">
        <w:trPr>
          <w:trHeight w:val="1114"/>
          <w:tblHeader/>
        </w:trPr>
        <w:tc>
          <w:tcPr>
            <w:tcW w:w="0" w:type="auto"/>
            <w:shd w:val="clear" w:color="auto" w:fill="FFFFFF"/>
            <w:tcMar>
              <w:top w:w="0" w:type="dxa"/>
              <w:left w:w="45" w:type="dxa"/>
              <w:bottom w:w="0" w:type="dxa"/>
              <w:right w:w="45" w:type="dxa"/>
            </w:tcMar>
            <w:vAlign w:val="center"/>
            <w:hideMark/>
          </w:tcPr>
          <w:p w14:paraId="5639297A" w14:textId="77777777" w:rsidR="00A65712" w:rsidRPr="0015467F" w:rsidRDefault="00A65712" w:rsidP="00A65712">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69F901FD" w14:textId="77777777" w:rsidR="00A65712" w:rsidRPr="0015467F" w:rsidRDefault="00A65712" w:rsidP="00A65712">
            <w:pPr>
              <w:tabs>
                <w:tab w:val="left" w:pos="1152"/>
              </w:tabs>
              <w:jc w:val="both"/>
              <w:rPr>
                <w:sz w:val="26"/>
                <w:szCs w:val="26"/>
                <w:lang w:val="en-US"/>
              </w:rPr>
            </w:pPr>
            <w:r w:rsidRPr="0015467F">
              <w:rPr>
                <w:sz w:val="26"/>
                <w:szCs w:val="26"/>
                <w:lang w:val="en-US"/>
              </w:rPr>
              <w:t>10a/TP/CC</w:t>
            </w:r>
          </w:p>
        </w:tc>
        <w:tc>
          <w:tcPr>
            <w:tcW w:w="0" w:type="auto"/>
            <w:shd w:val="clear" w:color="auto" w:fill="FFFFFF"/>
            <w:tcMar>
              <w:top w:w="0" w:type="dxa"/>
              <w:left w:w="45" w:type="dxa"/>
              <w:bottom w:w="0" w:type="dxa"/>
              <w:right w:w="45" w:type="dxa"/>
            </w:tcMar>
            <w:vAlign w:val="center"/>
            <w:hideMark/>
          </w:tcPr>
          <w:p w14:paraId="10CE2A7E" w14:textId="77777777" w:rsidR="00A65712" w:rsidRPr="0015467F" w:rsidRDefault="00A65712" w:rsidP="00A65712">
            <w:pPr>
              <w:tabs>
                <w:tab w:val="left" w:pos="1152"/>
              </w:tabs>
              <w:jc w:val="both"/>
              <w:rPr>
                <w:sz w:val="26"/>
                <w:szCs w:val="26"/>
                <w:lang w:val="en-US"/>
              </w:rPr>
            </w:pPr>
            <w:r w:rsidRPr="0015467F">
              <w:rPr>
                <w:sz w:val="26"/>
                <w:szCs w:val="26"/>
                <w:lang w:val="en-US"/>
              </w:rPr>
              <w:t>Tổ chức và kết quả hoạt động của tổ chức hành nghề công chứng</w:t>
            </w:r>
          </w:p>
        </w:tc>
        <w:tc>
          <w:tcPr>
            <w:tcW w:w="0" w:type="auto"/>
            <w:shd w:val="clear" w:color="auto" w:fill="FFFFFF"/>
            <w:tcMar>
              <w:top w:w="0" w:type="dxa"/>
              <w:left w:w="45" w:type="dxa"/>
              <w:bottom w:w="0" w:type="dxa"/>
              <w:right w:w="45" w:type="dxa"/>
            </w:tcMar>
            <w:vAlign w:val="center"/>
            <w:hideMark/>
          </w:tcPr>
          <w:p w14:paraId="5040E69C" w14:textId="0405E2F4" w:rsidR="00A65712" w:rsidRPr="0015467F" w:rsidRDefault="00A65712" w:rsidP="00A65712">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64DBC968" w14:textId="77777777" w:rsidR="00A65712" w:rsidRPr="0015467F" w:rsidRDefault="00A65712" w:rsidP="00A65712">
            <w:pPr>
              <w:tabs>
                <w:tab w:val="left" w:pos="1152"/>
              </w:tabs>
              <w:jc w:val="both"/>
              <w:rPr>
                <w:sz w:val="26"/>
                <w:szCs w:val="26"/>
                <w:lang w:val="en-US"/>
              </w:rPr>
            </w:pPr>
            <w:r w:rsidRPr="0015467F">
              <w:rPr>
                <w:sz w:val="26"/>
                <w:szCs w:val="26"/>
                <w:lang w:val="en-US"/>
              </w:rPr>
              <w:t>Sở Tư pháp</w:t>
            </w:r>
          </w:p>
        </w:tc>
      </w:tr>
      <w:tr w:rsidR="00A65712" w:rsidRPr="005C1899" w14:paraId="12AB4098" w14:textId="77777777" w:rsidTr="006701F6">
        <w:trPr>
          <w:trHeight w:val="825"/>
          <w:tblHeader/>
        </w:trPr>
        <w:tc>
          <w:tcPr>
            <w:tcW w:w="0" w:type="auto"/>
            <w:gridSpan w:val="5"/>
            <w:shd w:val="clear" w:color="auto" w:fill="FFFFFF"/>
            <w:tcMar>
              <w:top w:w="0" w:type="dxa"/>
              <w:left w:w="45" w:type="dxa"/>
              <w:bottom w:w="0" w:type="dxa"/>
              <w:right w:w="45" w:type="dxa"/>
            </w:tcMar>
            <w:vAlign w:val="center"/>
            <w:hideMark/>
          </w:tcPr>
          <w:p w14:paraId="1D77A96B" w14:textId="1FAE6EE0" w:rsidR="00A65712" w:rsidRPr="006701F6" w:rsidRDefault="00A65712" w:rsidP="00A65712">
            <w:pPr>
              <w:tabs>
                <w:tab w:val="left" w:pos="1152"/>
              </w:tabs>
              <w:jc w:val="both"/>
              <w:rPr>
                <w:b/>
                <w:i/>
                <w:iCs/>
                <w:sz w:val="26"/>
                <w:szCs w:val="26"/>
                <w:lang w:val="en-US"/>
              </w:rPr>
            </w:pPr>
            <w:r w:rsidRPr="006701F6">
              <w:rPr>
                <w:b/>
                <w:i/>
                <w:iCs/>
                <w:sz w:val="26"/>
                <w:szCs w:val="26"/>
                <w:lang w:val="en-US"/>
              </w:rPr>
              <w:t>4.1</w:t>
            </w:r>
            <w:r>
              <w:rPr>
                <w:b/>
                <w:i/>
                <w:iCs/>
                <w:sz w:val="26"/>
                <w:szCs w:val="26"/>
                <w:lang w:val="en-US"/>
              </w:rPr>
              <w:t>3</w:t>
            </w:r>
            <w:r w:rsidRPr="006701F6">
              <w:rPr>
                <w:b/>
                <w:i/>
                <w:iCs/>
                <w:sz w:val="26"/>
                <w:szCs w:val="26"/>
                <w:lang w:val="en-US"/>
              </w:rPr>
              <w:t>. Trung tâm trọng tài/Chi nhánh, Văn phòng đại diện của tổ chức trọng tài nước ngoài tại Việt Nam (01 biểu) và Trung tâm trọng tài có đăng ký hoạt động hòa giải thương mại (0</w:t>
            </w:r>
            <w:r>
              <w:rPr>
                <w:b/>
                <w:i/>
                <w:iCs/>
                <w:sz w:val="26"/>
                <w:szCs w:val="26"/>
                <w:lang w:val="en-US"/>
              </w:rPr>
              <w:t>2</w:t>
            </w:r>
            <w:r w:rsidRPr="006701F6">
              <w:rPr>
                <w:b/>
                <w:i/>
                <w:iCs/>
                <w:sz w:val="26"/>
                <w:szCs w:val="26"/>
                <w:lang w:val="en-US"/>
              </w:rPr>
              <w:t xml:space="preserve"> biểu)</w:t>
            </w:r>
          </w:p>
        </w:tc>
      </w:tr>
      <w:tr w:rsidR="0087567C" w:rsidRPr="005C1899" w14:paraId="45AB9A58" w14:textId="77777777" w:rsidTr="00D1363A">
        <w:trPr>
          <w:trHeight w:val="858"/>
          <w:tblHeader/>
        </w:trPr>
        <w:tc>
          <w:tcPr>
            <w:tcW w:w="0" w:type="auto"/>
            <w:shd w:val="clear" w:color="auto" w:fill="FFFFFF"/>
            <w:tcMar>
              <w:top w:w="0" w:type="dxa"/>
              <w:left w:w="45" w:type="dxa"/>
              <w:bottom w:w="0" w:type="dxa"/>
              <w:right w:w="45" w:type="dxa"/>
            </w:tcMar>
            <w:vAlign w:val="center"/>
            <w:hideMark/>
          </w:tcPr>
          <w:p w14:paraId="4ED9CF13" w14:textId="77777777" w:rsidR="00A65712" w:rsidRPr="0015467F" w:rsidRDefault="00A65712" w:rsidP="00A65712">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14E9ED2A" w14:textId="77777777" w:rsidR="00A65712" w:rsidRPr="0015467F" w:rsidRDefault="00A65712" w:rsidP="00A65712">
            <w:pPr>
              <w:tabs>
                <w:tab w:val="left" w:pos="1152"/>
              </w:tabs>
              <w:jc w:val="both"/>
              <w:rPr>
                <w:sz w:val="26"/>
                <w:szCs w:val="26"/>
                <w:lang w:val="en-US"/>
              </w:rPr>
            </w:pPr>
            <w:r w:rsidRPr="0015467F">
              <w:rPr>
                <w:sz w:val="26"/>
                <w:szCs w:val="26"/>
                <w:lang w:val="en-US"/>
              </w:rPr>
              <w:t>14a/TP/TTTM</w:t>
            </w:r>
          </w:p>
        </w:tc>
        <w:tc>
          <w:tcPr>
            <w:tcW w:w="0" w:type="auto"/>
            <w:shd w:val="clear" w:color="auto" w:fill="FFFFFF"/>
            <w:tcMar>
              <w:top w:w="0" w:type="dxa"/>
              <w:left w:w="45" w:type="dxa"/>
              <w:bottom w:w="0" w:type="dxa"/>
              <w:right w:w="45" w:type="dxa"/>
            </w:tcMar>
            <w:vAlign w:val="center"/>
            <w:hideMark/>
          </w:tcPr>
          <w:p w14:paraId="6D3C0EE4" w14:textId="3B1A9B7F" w:rsidR="00A65712" w:rsidRPr="0015467F" w:rsidRDefault="00A65712" w:rsidP="00A65712">
            <w:pPr>
              <w:tabs>
                <w:tab w:val="left" w:pos="1152"/>
              </w:tabs>
              <w:jc w:val="both"/>
              <w:rPr>
                <w:sz w:val="26"/>
                <w:szCs w:val="26"/>
                <w:lang w:val="en-US"/>
              </w:rPr>
            </w:pPr>
            <w:r w:rsidRPr="0015467F">
              <w:rPr>
                <w:sz w:val="26"/>
                <w:szCs w:val="26"/>
                <w:lang w:val="en-US"/>
              </w:rPr>
              <w:t>Số tổ chức và kết quả hoạt động của</w:t>
            </w:r>
            <w:ins w:id="20" w:author="Tran Tam" w:date="2025-11-06T09:17:00Z">
              <w:r w:rsidR="00DE3467">
                <w:rPr>
                  <w:sz w:val="26"/>
                  <w:szCs w:val="26"/>
                  <w:lang w:val="en-US"/>
                </w:rPr>
                <w:t xml:space="preserve"> các</w:t>
              </w:r>
            </w:ins>
            <w:r w:rsidRPr="0015467F">
              <w:rPr>
                <w:sz w:val="26"/>
                <w:szCs w:val="26"/>
                <w:lang w:val="en-US"/>
              </w:rPr>
              <w:t xml:space="preserve"> tổ chức trọng tài</w:t>
            </w:r>
          </w:p>
        </w:tc>
        <w:tc>
          <w:tcPr>
            <w:tcW w:w="0" w:type="auto"/>
            <w:shd w:val="clear" w:color="auto" w:fill="FFFFFF"/>
            <w:tcMar>
              <w:top w:w="0" w:type="dxa"/>
              <w:left w:w="45" w:type="dxa"/>
              <w:bottom w:w="0" w:type="dxa"/>
              <w:right w:w="45" w:type="dxa"/>
            </w:tcMar>
            <w:vAlign w:val="center"/>
            <w:hideMark/>
          </w:tcPr>
          <w:p w14:paraId="3414283B" w14:textId="3BD4F169"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04582C64" w14:textId="77777777" w:rsidR="00A65712" w:rsidRPr="0015467F" w:rsidRDefault="00A65712" w:rsidP="00A65712">
            <w:pPr>
              <w:tabs>
                <w:tab w:val="left" w:pos="1152"/>
              </w:tabs>
              <w:jc w:val="both"/>
              <w:rPr>
                <w:sz w:val="26"/>
                <w:szCs w:val="26"/>
                <w:lang w:val="en-US"/>
              </w:rPr>
            </w:pPr>
            <w:r w:rsidRPr="0015467F">
              <w:rPr>
                <w:sz w:val="26"/>
                <w:szCs w:val="26"/>
                <w:lang w:val="en-US"/>
              </w:rPr>
              <w:t>Sở Tư pháp</w:t>
            </w:r>
          </w:p>
        </w:tc>
      </w:tr>
      <w:tr w:rsidR="0087567C" w:rsidRPr="005C1899" w14:paraId="59514B5F" w14:textId="77777777" w:rsidTr="00D1363A">
        <w:trPr>
          <w:trHeight w:val="843"/>
          <w:tblHeader/>
        </w:trPr>
        <w:tc>
          <w:tcPr>
            <w:tcW w:w="0" w:type="auto"/>
            <w:shd w:val="clear" w:color="auto" w:fill="FFFFFF"/>
            <w:tcMar>
              <w:top w:w="0" w:type="dxa"/>
              <w:left w:w="45" w:type="dxa"/>
              <w:bottom w:w="0" w:type="dxa"/>
              <w:right w:w="45" w:type="dxa"/>
            </w:tcMar>
            <w:vAlign w:val="center"/>
            <w:hideMark/>
          </w:tcPr>
          <w:p w14:paraId="634D0DA4" w14:textId="77777777" w:rsidR="00A65712" w:rsidRPr="0015467F" w:rsidRDefault="00A65712" w:rsidP="00A65712">
            <w:pPr>
              <w:tabs>
                <w:tab w:val="left" w:pos="1152"/>
              </w:tabs>
              <w:jc w:val="center"/>
              <w:rPr>
                <w:sz w:val="26"/>
                <w:szCs w:val="26"/>
                <w:lang w:val="en-US"/>
              </w:rPr>
            </w:pPr>
            <w:r w:rsidRPr="0015467F">
              <w:rPr>
                <w:sz w:val="26"/>
                <w:szCs w:val="26"/>
                <w:lang w:val="en-US"/>
              </w:rPr>
              <w:t>2</w:t>
            </w:r>
          </w:p>
        </w:tc>
        <w:tc>
          <w:tcPr>
            <w:tcW w:w="0" w:type="auto"/>
            <w:shd w:val="clear" w:color="auto" w:fill="FFFFFF"/>
            <w:tcMar>
              <w:top w:w="0" w:type="dxa"/>
              <w:left w:w="45" w:type="dxa"/>
              <w:bottom w:w="0" w:type="dxa"/>
              <w:right w:w="45" w:type="dxa"/>
            </w:tcMar>
            <w:vAlign w:val="center"/>
            <w:hideMark/>
          </w:tcPr>
          <w:p w14:paraId="1E112718" w14:textId="77777777" w:rsidR="00A65712" w:rsidRPr="0015467F" w:rsidRDefault="00A65712" w:rsidP="00A65712">
            <w:pPr>
              <w:tabs>
                <w:tab w:val="left" w:pos="1152"/>
              </w:tabs>
              <w:jc w:val="both"/>
              <w:rPr>
                <w:sz w:val="26"/>
                <w:szCs w:val="26"/>
                <w:lang w:val="en-US"/>
              </w:rPr>
            </w:pPr>
            <w:r w:rsidRPr="0015467F">
              <w:rPr>
                <w:sz w:val="26"/>
                <w:szCs w:val="26"/>
                <w:lang w:val="en-US"/>
              </w:rPr>
              <w:t>19a/TP/HGTM</w:t>
            </w:r>
          </w:p>
        </w:tc>
        <w:tc>
          <w:tcPr>
            <w:tcW w:w="0" w:type="auto"/>
            <w:shd w:val="clear" w:color="auto" w:fill="FFFFFF"/>
            <w:tcMar>
              <w:top w:w="0" w:type="dxa"/>
              <w:left w:w="45" w:type="dxa"/>
              <w:bottom w:w="0" w:type="dxa"/>
              <w:right w:w="45" w:type="dxa"/>
            </w:tcMar>
            <w:vAlign w:val="center"/>
            <w:hideMark/>
          </w:tcPr>
          <w:p w14:paraId="13158762" w14:textId="77777777" w:rsidR="00A65712" w:rsidRPr="0015467F" w:rsidRDefault="00A65712" w:rsidP="00A65712">
            <w:pPr>
              <w:tabs>
                <w:tab w:val="left" w:pos="1152"/>
              </w:tabs>
              <w:jc w:val="both"/>
              <w:rPr>
                <w:sz w:val="26"/>
                <w:szCs w:val="26"/>
                <w:lang w:val="en-US"/>
              </w:rPr>
            </w:pPr>
            <w:r w:rsidRPr="0015467F">
              <w:rPr>
                <w:sz w:val="26"/>
                <w:szCs w:val="26"/>
                <w:lang w:val="en-US"/>
              </w:rPr>
              <w:t>Tổ chức và kết quả hoạt động hòa giải thương mại</w:t>
            </w:r>
          </w:p>
        </w:tc>
        <w:tc>
          <w:tcPr>
            <w:tcW w:w="0" w:type="auto"/>
            <w:shd w:val="clear" w:color="auto" w:fill="FFFFFF"/>
            <w:tcMar>
              <w:top w:w="0" w:type="dxa"/>
              <w:left w:w="45" w:type="dxa"/>
              <w:bottom w:w="0" w:type="dxa"/>
              <w:right w:w="45" w:type="dxa"/>
            </w:tcMar>
            <w:vAlign w:val="center"/>
            <w:hideMark/>
          </w:tcPr>
          <w:p w14:paraId="3BF76EE7" w14:textId="6A5E97D3"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1E666584" w14:textId="77777777" w:rsidR="00A65712" w:rsidRPr="0015467F" w:rsidRDefault="00A65712" w:rsidP="00A65712">
            <w:pPr>
              <w:tabs>
                <w:tab w:val="left" w:pos="1152"/>
              </w:tabs>
              <w:jc w:val="both"/>
              <w:rPr>
                <w:sz w:val="26"/>
                <w:szCs w:val="26"/>
                <w:lang w:val="en-US"/>
              </w:rPr>
            </w:pPr>
            <w:r w:rsidRPr="0015467F">
              <w:rPr>
                <w:sz w:val="26"/>
                <w:szCs w:val="26"/>
                <w:lang w:val="en-US"/>
              </w:rPr>
              <w:t>Sở Tư pháp</w:t>
            </w:r>
          </w:p>
        </w:tc>
      </w:tr>
      <w:tr w:rsidR="00A65712" w:rsidRPr="005C1899" w14:paraId="18087A16" w14:textId="77777777" w:rsidTr="009322DE">
        <w:trPr>
          <w:trHeight w:val="833"/>
          <w:tblHeader/>
        </w:trPr>
        <w:tc>
          <w:tcPr>
            <w:tcW w:w="0" w:type="auto"/>
            <w:gridSpan w:val="5"/>
            <w:shd w:val="clear" w:color="auto" w:fill="FFFFFF"/>
            <w:tcMar>
              <w:top w:w="0" w:type="dxa"/>
              <w:left w:w="45" w:type="dxa"/>
              <w:bottom w:w="0" w:type="dxa"/>
              <w:right w:w="45" w:type="dxa"/>
            </w:tcMar>
            <w:vAlign w:val="center"/>
            <w:hideMark/>
          </w:tcPr>
          <w:p w14:paraId="1EC57439" w14:textId="389E9515" w:rsidR="00A65712" w:rsidRPr="006701F6" w:rsidRDefault="00A65712" w:rsidP="00A65712">
            <w:pPr>
              <w:tabs>
                <w:tab w:val="left" w:pos="1152"/>
              </w:tabs>
              <w:jc w:val="both"/>
              <w:rPr>
                <w:rFonts w:ascii="Times New Roman Bold" w:hAnsi="Times New Roman Bold"/>
                <w:b/>
                <w:i/>
                <w:iCs/>
                <w:spacing w:val="2"/>
                <w:sz w:val="26"/>
                <w:szCs w:val="26"/>
                <w:lang w:val="en-US"/>
              </w:rPr>
            </w:pPr>
            <w:r w:rsidRPr="006701F6">
              <w:rPr>
                <w:rFonts w:ascii="Times New Roman Bold" w:hAnsi="Times New Roman Bold"/>
                <w:b/>
                <w:i/>
                <w:iCs/>
                <w:spacing w:val="2"/>
                <w:sz w:val="26"/>
                <w:szCs w:val="26"/>
                <w:lang w:val="en-US"/>
              </w:rPr>
              <w:t>4.1</w:t>
            </w:r>
            <w:r>
              <w:rPr>
                <w:rFonts w:ascii="Times New Roman Bold" w:hAnsi="Times New Roman Bold"/>
                <w:b/>
                <w:i/>
                <w:iCs/>
                <w:spacing w:val="2"/>
                <w:sz w:val="26"/>
                <w:szCs w:val="26"/>
                <w:lang w:val="en-US"/>
              </w:rPr>
              <w:t>4</w:t>
            </w:r>
            <w:r w:rsidRPr="006701F6">
              <w:rPr>
                <w:rFonts w:ascii="Times New Roman Bold" w:hAnsi="Times New Roman Bold"/>
                <w:b/>
                <w:i/>
                <w:iCs/>
                <w:spacing w:val="2"/>
                <w:sz w:val="26"/>
                <w:szCs w:val="26"/>
                <w:lang w:val="en-US"/>
              </w:rPr>
              <w:t>. Trung tâm hòa giải/Chi nhánh, Văn phòng đại diện của tổ chức hòa giải nước ngoài tại Việt Nam/ Hòa giải viên thương mại vụ việc (01 biểu)</w:t>
            </w:r>
          </w:p>
        </w:tc>
      </w:tr>
      <w:tr w:rsidR="0087567C" w:rsidRPr="005C1899" w14:paraId="17F7AA00" w14:textId="77777777" w:rsidTr="009322DE">
        <w:trPr>
          <w:trHeight w:val="702"/>
          <w:tblHeader/>
        </w:trPr>
        <w:tc>
          <w:tcPr>
            <w:tcW w:w="0" w:type="auto"/>
            <w:shd w:val="clear" w:color="auto" w:fill="FFFFFF"/>
            <w:tcMar>
              <w:top w:w="0" w:type="dxa"/>
              <w:left w:w="45" w:type="dxa"/>
              <w:bottom w:w="0" w:type="dxa"/>
              <w:right w:w="45" w:type="dxa"/>
            </w:tcMar>
            <w:vAlign w:val="center"/>
            <w:hideMark/>
          </w:tcPr>
          <w:p w14:paraId="18406D7E" w14:textId="77777777" w:rsidR="00A65712" w:rsidRPr="0015467F" w:rsidRDefault="00A65712" w:rsidP="00A65712">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7AB549E5" w14:textId="77777777" w:rsidR="00A65712" w:rsidRPr="0015467F" w:rsidRDefault="00A65712" w:rsidP="00A65712">
            <w:pPr>
              <w:tabs>
                <w:tab w:val="left" w:pos="1152"/>
              </w:tabs>
              <w:jc w:val="both"/>
              <w:rPr>
                <w:sz w:val="26"/>
                <w:szCs w:val="26"/>
                <w:lang w:val="en-US"/>
              </w:rPr>
            </w:pPr>
            <w:r w:rsidRPr="0015467F">
              <w:rPr>
                <w:sz w:val="26"/>
                <w:szCs w:val="26"/>
                <w:lang w:val="en-US"/>
              </w:rPr>
              <w:t>19a/TP/HGTM</w:t>
            </w:r>
          </w:p>
        </w:tc>
        <w:tc>
          <w:tcPr>
            <w:tcW w:w="0" w:type="auto"/>
            <w:shd w:val="clear" w:color="auto" w:fill="FFFFFF"/>
            <w:tcMar>
              <w:top w:w="0" w:type="dxa"/>
              <w:left w:w="45" w:type="dxa"/>
              <w:bottom w:w="0" w:type="dxa"/>
              <w:right w:w="45" w:type="dxa"/>
            </w:tcMar>
            <w:vAlign w:val="center"/>
            <w:hideMark/>
          </w:tcPr>
          <w:p w14:paraId="17E0CF34" w14:textId="77777777" w:rsidR="00A65712" w:rsidRPr="0015467F" w:rsidRDefault="00A65712" w:rsidP="00A65712">
            <w:pPr>
              <w:tabs>
                <w:tab w:val="left" w:pos="1152"/>
              </w:tabs>
              <w:jc w:val="both"/>
              <w:rPr>
                <w:sz w:val="26"/>
                <w:szCs w:val="26"/>
                <w:lang w:val="en-US"/>
              </w:rPr>
            </w:pPr>
            <w:r w:rsidRPr="0015467F">
              <w:rPr>
                <w:sz w:val="26"/>
                <w:szCs w:val="26"/>
                <w:lang w:val="en-US"/>
              </w:rPr>
              <w:t>Tổ chức và kết quả hoạt động hòa giải thương mại</w:t>
            </w:r>
          </w:p>
        </w:tc>
        <w:tc>
          <w:tcPr>
            <w:tcW w:w="0" w:type="auto"/>
            <w:shd w:val="clear" w:color="auto" w:fill="FFFFFF"/>
            <w:tcMar>
              <w:top w:w="0" w:type="dxa"/>
              <w:left w:w="45" w:type="dxa"/>
              <w:bottom w:w="0" w:type="dxa"/>
              <w:right w:w="45" w:type="dxa"/>
            </w:tcMar>
            <w:vAlign w:val="center"/>
            <w:hideMark/>
          </w:tcPr>
          <w:p w14:paraId="2679BEDB" w14:textId="7423F9AF"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279B9D8B" w14:textId="77777777" w:rsidR="00A65712" w:rsidRPr="0015467F" w:rsidRDefault="00A65712" w:rsidP="00A65712">
            <w:pPr>
              <w:tabs>
                <w:tab w:val="left" w:pos="1152"/>
              </w:tabs>
              <w:jc w:val="both"/>
              <w:rPr>
                <w:sz w:val="26"/>
                <w:szCs w:val="26"/>
                <w:lang w:val="en-US"/>
              </w:rPr>
            </w:pPr>
            <w:r w:rsidRPr="0015467F">
              <w:rPr>
                <w:sz w:val="26"/>
                <w:szCs w:val="26"/>
                <w:lang w:val="en-US"/>
              </w:rPr>
              <w:t>Sở Tư pháp</w:t>
            </w:r>
          </w:p>
        </w:tc>
      </w:tr>
      <w:tr w:rsidR="00505004" w:rsidRPr="005C1899" w14:paraId="04EC3443" w14:textId="77777777" w:rsidTr="004525EC">
        <w:trPr>
          <w:trHeight w:val="569"/>
          <w:tblHeader/>
        </w:trPr>
        <w:tc>
          <w:tcPr>
            <w:tcW w:w="0" w:type="auto"/>
            <w:gridSpan w:val="5"/>
            <w:shd w:val="clear" w:color="auto" w:fill="FFFFFF"/>
            <w:tcMar>
              <w:top w:w="0" w:type="dxa"/>
              <w:left w:w="45" w:type="dxa"/>
              <w:bottom w:w="0" w:type="dxa"/>
              <w:right w:w="45" w:type="dxa"/>
            </w:tcMar>
            <w:vAlign w:val="center"/>
            <w:hideMark/>
          </w:tcPr>
          <w:p w14:paraId="4FBF9CB9" w14:textId="77777777" w:rsidR="00505004" w:rsidRPr="006701F6" w:rsidRDefault="00505004" w:rsidP="004525EC">
            <w:pPr>
              <w:tabs>
                <w:tab w:val="left" w:pos="1152"/>
              </w:tabs>
              <w:jc w:val="both"/>
              <w:rPr>
                <w:b/>
                <w:i/>
                <w:iCs/>
                <w:sz w:val="26"/>
                <w:szCs w:val="26"/>
                <w:lang w:val="en-US"/>
              </w:rPr>
            </w:pPr>
            <w:r w:rsidRPr="006701F6">
              <w:rPr>
                <w:b/>
                <w:i/>
                <w:iCs/>
                <w:sz w:val="26"/>
                <w:szCs w:val="26"/>
                <w:lang w:val="en-US"/>
              </w:rPr>
              <w:t>4.1</w:t>
            </w:r>
            <w:r>
              <w:rPr>
                <w:b/>
                <w:i/>
                <w:iCs/>
                <w:sz w:val="26"/>
                <w:szCs w:val="26"/>
                <w:lang w:val="en-US"/>
              </w:rPr>
              <w:t>5</w:t>
            </w:r>
            <w:r w:rsidRPr="006701F6">
              <w:rPr>
                <w:b/>
                <w:i/>
                <w:iCs/>
                <w:sz w:val="26"/>
                <w:szCs w:val="26"/>
                <w:lang w:val="en-US"/>
              </w:rPr>
              <w:t>. Bộ chỉ huy quân sự tỉnh/thành phố; Công an tỉnh/thành phố</w:t>
            </w:r>
            <w:r>
              <w:rPr>
                <w:b/>
                <w:i/>
                <w:iCs/>
                <w:sz w:val="26"/>
                <w:szCs w:val="26"/>
                <w:lang w:val="en-US"/>
              </w:rPr>
              <w:t xml:space="preserve"> (01 biểu)</w:t>
            </w:r>
          </w:p>
        </w:tc>
      </w:tr>
      <w:tr w:rsidR="0087567C" w:rsidRPr="005C1899" w14:paraId="7B657757" w14:textId="77777777" w:rsidTr="004525EC">
        <w:trPr>
          <w:trHeight w:val="1384"/>
          <w:tblHeader/>
        </w:trPr>
        <w:tc>
          <w:tcPr>
            <w:tcW w:w="0" w:type="auto"/>
            <w:shd w:val="clear" w:color="auto" w:fill="FFFFFF"/>
            <w:tcMar>
              <w:top w:w="0" w:type="dxa"/>
              <w:left w:w="45" w:type="dxa"/>
              <w:bottom w:w="0" w:type="dxa"/>
              <w:right w:w="45" w:type="dxa"/>
            </w:tcMar>
            <w:vAlign w:val="center"/>
            <w:hideMark/>
          </w:tcPr>
          <w:p w14:paraId="749D9F1E" w14:textId="77777777" w:rsidR="00505004" w:rsidRPr="0015467F" w:rsidRDefault="00505004" w:rsidP="004525EC">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5DEE2540" w14:textId="77777777" w:rsidR="00505004" w:rsidRPr="0015467F" w:rsidRDefault="00505004" w:rsidP="004525EC">
            <w:pPr>
              <w:tabs>
                <w:tab w:val="left" w:pos="1152"/>
              </w:tabs>
              <w:jc w:val="both"/>
              <w:rPr>
                <w:sz w:val="26"/>
                <w:szCs w:val="26"/>
                <w:lang w:val="en-US"/>
              </w:rPr>
            </w:pPr>
            <w:r w:rsidRPr="0015467F">
              <w:rPr>
                <w:sz w:val="26"/>
                <w:szCs w:val="26"/>
                <w:lang w:val="en-US"/>
              </w:rPr>
              <w:t>18a/TP/PC</w:t>
            </w:r>
          </w:p>
        </w:tc>
        <w:tc>
          <w:tcPr>
            <w:tcW w:w="0" w:type="auto"/>
            <w:shd w:val="clear" w:color="auto" w:fill="FFFFFF"/>
            <w:tcMar>
              <w:top w:w="0" w:type="dxa"/>
              <w:left w:w="45" w:type="dxa"/>
              <w:bottom w:w="0" w:type="dxa"/>
              <w:right w:w="45" w:type="dxa"/>
            </w:tcMar>
            <w:vAlign w:val="center"/>
            <w:hideMark/>
          </w:tcPr>
          <w:p w14:paraId="1418030F" w14:textId="77777777" w:rsidR="00505004" w:rsidRPr="0015467F" w:rsidRDefault="00505004" w:rsidP="004525EC">
            <w:pPr>
              <w:tabs>
                <w:tab w:val="left" w:pos="1152"/>
              </w:tabs>
              <w:jc w:val="both"/>
              <w:rPr>
                <w:sz w:val="26"/>
                <w:szCs w:val="26"/>
                <w:lang w:val="en-US"/>
              </w:rPr>
            </w:pPr>
            <w:r w:rsidRPr="0015467F">
              <w:rPr>
                <w:sz w:val="26"/>
                <w:szCs w:val="26"/>
                <w:lang w:val="en-US"/>
              </w:rPr>
              <w:t>Số tổ chức và người làm công tác pháp chế tại Cục và tương đương thuộc bộ, cơ quan ngang bộ, cơ quan thuộc Chính phủ, Bộ chỉ huy quân sự tỉnh/thành phố, Công an tỉnh/thành phố, doanh nghiệp nhà nước và đơn vị sự nghiệp công lập tại Trung ương và địa phương</w:t>
            </w:r>
          </w:p>
        </w:tc>
        <w:tc>
          <w:tcPr>
            <w:tcW w:w="0" w:type="auto"/>
            <w:shd w:val="clear" w:color="auto" w:fill="FFFFFF"/>
            <w:tcMar>
              <w:top w:w="0" w:type="dxa"/>
              <w:left w:w="45" w:type="dxa"/>
              <w:bottom w:w="0" w:type="dxa"/>
              <w:right w:w="45" w:type="dxa"/>
            </w:tcMar>
            <w:vAlign w:val="center"/>
            <w:hideMark/>
          </w:tcPr>
          <w:p w14:paraId="783A251F" w14:textId="77777777" w:rsidR="00505004" w:rsidRPr="0015467F" w:rsidRDefault="00505004" w:rsidP="004525EC">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69AF0BD2" w14:textId="77777777" w:rsidR="00505004" w:rsidRPr="0015467F" w:rsidRDefault="00505004" w:rsidP="004525EC">
            <w:pPr>
              <w:tabs>
                <w:tab w:val="left" w:pos="1152"/>
              </w:tabs>
              <w:jc w:val="both"/>
              <w:rPr>
                <w:sz w:val="26"/>
                <w:szCs w:val="26"/>
                <w:lang w:val="en-US"/>
              </w:rPr>
            </w:pPr>
            <w:r>
              <w:rPr>
                <w:sz w:val="26"/>
                <w:szCs w:val="26"/>
                <w:lang w:val="en-US"/>
              </w:rPr>
              <w:t>Bộ Quốc phòng/Bộ Công an</w:t>
            </w:r>
            <w:r w:rsidRPr="0015467F">
              <w:rPr>
                <w:sz w:val="26"/>
                <w:szCs w:val="26"/>
                <w:lang w:val="en-US"/>
              </w:rPr>
              <w:t xml:space="preserve"> </w:t>
            </w:r>
          </w:p>
        </w:tc>
      </w:tr>
      <w:tr w:rsidR="00A65712" w:rsidRPr="005C1899" w14:paraId="53E25CDC" w14:textId="77777777" w:rsidTr="00D1363A">
        <w:trPr>
          <w:trHeight w:val="569"/>
          <w:tblHeader/>
        </w:trPr>
        <w:tc>
          <w:tcPr>
            <w:tcW w:w="0" w:type="auto"/>
            <w:gridSpan w:val="5"/>
            <w:shd w:val="clear" w:color="auto" w:fill="FFFFFF"/>
            <w:tcMar>
              <w:top w:w="0" w:type="dxa"/>
              <w:left w:w="45" w:type="dxa"/>
              <w:bottom w:w="0" w:type="dxa"/>
              <w:right w:w="45" w:type="dxa"/>
            </w:tcMar>
            <w:vAlign w:val="center"/>
            <w:hideMark/>
          </w:tcPr>
          <w:p w14:paraId="134186F0" w14:textId="660F1771" w:rsidR="00A65712" w:rsidRPr="006701F6" w:rsidRDefault="00A65712" w:rsidP="006E6BC4">
            <w:pPr>
              <w:tabs>
                <w:tab w:val="left" w:pos="1152"/>
              </w:tabs>
              <w:jc w:val="both"/>
              <w:rPr>
                <w:b/>
                <w:i/>
                <w:iCs/>
                <w:sz w:val="26"/>
                <w:szCs w:val="26"/>
                <w:lang w:val="en-US"/>
              </w:rPr>
            </w:pPr>
            <w:r w:rsidRPr="006701F6">
              <w:rPr>
                <w:b/>
                <w:i/>
                <w:iCs/>
                <w:sz w:val="26"/>
                <w:szCs w:val="26"/>
                <w:lang w:val="en-US"/>
              </w:rPr>
              <w:lastRenderedPageBreak/>
              <w:t>4.1</w:t>
            </w:r>
            <w:r w:rsidR="00505004">
              <w:rPr>
                <w:b/>
                <w:i/>
                <w:iCs/>
                <w:sz w:val="26"/>
                <w:szCs w:val="26"/>
                <w:lang w:val="en-US"/>
              </w:rPr>
              <w:t>6</w:t>
            </w:r>
            <w:r w:rsidRPr="006701F6">
              <w:rPr>
                <w:b/>
                <w:i/>
                <w:iCs/>
                <w:sz w:val="26"/>
                <w:szCs w:val="26"/>
                <w:lang w:val="en-US"/>
              </w:rPr>
              <w:t xml:space="preserve">. </w:t>
            </w:r>
            <w:r w:rsidR="006E6BC4">
              <w:rPr>
                <w:b/>
                <w:i/>
                <w:iCs/>
                <w:sz w:val="26"/>
                <w:szCs w:val="26"/>
                <w:lang w:val="en-US"/>
              </w:rPr>
              <w:t>Cơ quan Ủy ban Mặt trận Tổ quốc Việt Nam cấp tỉnh</w:t>
            </w:r>
            <w:r>
              <w:rPr>
                <w:b/>
                <w:i/>
                <w:iCs/>
                <w:sz w:val="26"/>
                <w:szCs w:val="26"/>
                <w:lang w:val="en-US"/>
              </w:rPr>
              <w:t xml:space="preserve"> (01 biểu)</w:t>
            </w:r>
          </w:p>
        </w:tc>
      </w:tr>
      <w:tr w:rsidR="0087567C" w:rsidRPr="005C1899" w14:paraId="39D3D9A6" w14:textId="77777777" w:rsidTr="00A15AD5">
        <w:trPr>
          <w:trHeight w:val="1384"/>
          <w:tblHeader/>
        </w:trPr>
        <w:tc>
          <w:tcPr>
            <w:tcW w:w="0" w:type="auto"/>
            <w:shd w:val="clear" w:color="auto" w:fill="FFFFFF"/>
            <w:tcMar>
              <w:top w:w="0" w:type="dxa"/>
              <w:left w:w="45" w:type="dxa"/>
              <w:bottom w:w="0" w:type="dxa"/>
              <w:right w:w="45" w:type="dxa"/>
            </w:tcMar>
            <w:vAlign w:val="center"/>
            <w:hideMark/>
          </w:tcPr>
          <w:p w14:paraId="2E113C30" w14:textId="77777777" w:rsidR="006E6BC4" w:rsidRPr="0015467F" w:rsidRDefault="006E6BC4" w:rsidP="006E6BC4">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663ED63A" w14:textId="1394E8CB" w:rsidR="006E6BC4" w:rsidRPr="0015467F" w:rsidRDefault="006E6BC4" w:rsidP="006E6BC4">
            <w:pPr>
              <w:tabs>
                <w:tab w:val="left" w:pos="1152"/>
              </w:tabs>
              <w:jc w:val="both"/>
              <w:rPr>
                <w:sz w:val="26"/>
                <w:szCs w:val="26"/>
                <w:lang w:val="en-US"/>
              </w:rPr>
            </w:pPr>
            <w:r w:rsidRPr="0071750C">
              <w:rPr>
                <w:sz w:val="26"/>
                <w:szCs w:val="26"/>
                <w:lang w:val="en-US"/>
              </w:rPr>
              <w:t>04b/TP/PBGDPL</w:t>
            </w:r>
          </w:p>
        </w:tc>
        <w:tc>
          <w:tcPr>
            <w:tcW w:w="0" w:type="auto"/>
            <w:shd w:val="clear" w:color="auto" w:fill="FFFFFF"/>
            <w:tcMar>
              <w:top w:w="0" w:type="dxa"/>
              <w:left w:w="45" w:type="dxa"/>
              <w:bottom w:w="0" w:type="dxa"/>
              <w:right w:w="45" w:type="dxa"/>
            </w:tcMar>
            <w:vAlign w:val="center"/>
            <w:hideMark/>
          </w:tcPr>
          <w:p w14:paraId="13AD5247" w14:textId="4AF2C031" w:rsidR="006E6BC4" w:rsidRPr="0015467F" w:rsidRDefault="006E6BC4" w:rsidP="006E6BC4">
            <w:pPr>
              <w:tabs>
                <w:tab w:val="left" w:pos="1152"/>
              </w:tabs>
              <w:jc w:val="both"/>
              <w:rPr>
                <w:sz w:val="26"/>
                <w:szCs w:val="26"/>
                <w:lang w:val="en-US"/>
              </w:rPr>
            </w:pPr>
            <w:r w:rsidRPr="0071750C">
              <w:rPr>
                <w:sz w:val="26"/>
                <w:szCs w:val="26"/>
                <w:lang w:val="en-US"/>
              </w:rPr>
              <w:t>Kết quả công tác phổ biến giáo dục pháp luật tại cơ quan, tổ chức cấp tỉnh, doanh nghiệp nhà nước do UBND cấp tỉnh quản lý</w:t>
            </w:r>
          </w:p>
        </w:tc>
        <w:tc>
          <w:tcPr>
            <w:tcW w:w="0" w:type="auto"/>
            <w:shd w:val="clear" w:color="auto" w:fill="FFFFFF"/>
            <w:tcMar>
              <w:top w:w="0" w:type="dxa"/>
              <w:left w:w="45" w:type="dxa"/>
              <w:bottom w:w="0" w:type="dxa"/>
              <w:right w:w="45" w:type="dxa"/>
            </w:tcMar>
            <w:vAlign w:val="center"/>
            <w:hideMark/>
          </w:tcPr>
          <w:p w14:paraId="7B3A3426" w14:textId="43A0B527" w:rsidR="006E6BC4" w:rsidRPr="0015467F" w:rsidRDefault="006E6BC4" w:rsidP="006E6BC4">
            <w:pPr>
              <w:tabs>
                <w:tab w:val="left" w:pos="1152"/>
              </w:tabs>
              <w:jc w:val="center"/>
              <w:rPr>
                <w:sz w:val="26"/>
                <w:szCs w:val="26"/>
                <w:lang w:val="en-US"/>
              </w:rPr>
            </w:pPr>
            <w:r w:rsidRPr="0071750C">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02EF8527" w14:textId="0007916E" w:rsidR="006E6BC4" w:rsidRPr="0015467F" w:rsidRDefault="006E6BC4" w:rsidP="006E6BC4">
            <w:pPr>
              <w:tabs>
                <w:tab w:val="left" w:pos="1152"/>
              </w:tabs>
              <w:jc w:val="both"/>
              <w:rPr>
                <w:sz w:val="26"/>
                <w:szCs w:val="26"/>
                <w:lang w:val="en-US"/>
              </w:rPr>
            </w:pPr>
            <w:r w:rsidRPr="0071750C">
              <w:rPr>
                <w:sz w:val="26"/>
                <w:szCs w:val="26"/>
                <w:lang w:val="en-US"/>
              </w:rPr>
              <w:t>Sở Tư pháp</w:t>
            </w:r>
          </w:p>
        </w:tc>
      </w:tr>
      <w:tr w:rsidR="00A65712" w:rsidRPr="005C1899" w14:paraId="442D26CD" w14:textId="77777777" w:rsidTr="006701F6">
        <w:trPr>
          <w:trHeight w:val="375"/>
          <w:tblHeader/>
        </w:trPr>
        <w:tc>
          <w:tcPr>
            <w:tcW w:w="0" w:type="auto"/>
            <w:gridSpan w:val="5"/>
            <w:shd w:val="clear" w:color="auto" w:fill="FFFFFF"/>
            <w:tcMar>
              <w:top w:w="0" w:type="dxa"/>
              <w:left w:w="45" w:type="dxa"/>
              <w:bottom w:w="0" w:type="dxa"/>
              <w:right w:w="45" w:type="dxa"/>
            </w:tcMar>
            <w:vAlign w:val="center"/>
            <w:hideMark/>
          </w:tcPr>
          <w:p w14:paraId="0F517CCB" w14:textId="77777777" w:rsidR="00A65712" w:rsidRPr="006701F6" w:rsidRDefault="00A65712" w:rsidP="00A65712">
            <w:pPr>
              <w:tabs>
                <w:tab w:val="left" w:pos="1152"/>
              </w:tabs>
              <w:jc w:val="both"/>
              <w:rPr>
                <w:b/>
                <w:sz w:val="26"/>
                <w:szCs w:val="26"/>
                <w:lang w:val="en-US"/>
              </w:rPr>
            </w:pPr>
            <w:r w:rsidRPr="006701F6">
              <w:rPr>
                <w:b/>
                <w:sz w:val="26"/>
                <w:szCs w:val="26"/>
                <w:lang w:val="en-US"/>
              </w:rPr>
              <w:t>5. Bộ, cơ quan ngang Bộ, cơ quan thuộc Chính phủ và một số tổ chức ở Trung ương</w:t>
            </w:r>
          </w:p>
        </w:tc>
      </w:tr>
      <w:tr w:rsidR="00A65712" w:rsidRPr="005C1899" w14:paraId="28812A15" w14:textId="77777777" w:rsidTr="006701F6">
        <w:trPr>
          <w:trHeight w:val="435"/>
          <w:tblHeader/>
        </w:trPr>
        <w:tc>
          <w:tcPr>
            <w:tcW w:w="0" w:type="auto"/>
            <w:gridSpan w:val="5"/>
            <w:shd w:val="clear" w:color="auto" w:fill="FFFFFF"/>
            <w:tcMar>
              <w:top w:w="0" w:type="dxa"/>
              <w:left w:w="45" w:type="dxa"/>
              <w:bottom w:w="0" w:type="dxa"/>
              <w:right w:w="45" w:type="dxa"/>
            </w:tcMar>
            <w:vAlign w:val="center"/>
            <w:hideMark/>
          </w:tcPr>
          <w:p w14:paraId="13366303" w14:textId="5A651DA7" w:rsidR="00A65712" w:rsidRPr="006701F6" w:rsidRDefault="00A65712" w:rsidP="00A65712">
            <w:pPr>
              <w:tabs>
                <w:tab w:val="left" w:pos="1152"/>
              </w:tabs>
              <w:jc w:val="both"/>
              <w:rPr>
                <w:b/>
                <w:i/>
                <w:iCs/>
                <w:sz w:val="26"/>
                <w:szCs w:val="26"/>
                <w:lang w:val="en-US"/>
              </w:rPr>
            </w:pPr>
            <w:r w:rsidRPr="006701F6">
              <w:rPr>
                <w:b/>
                <w:i/>
                <w:iCs/>
                <w:sz w:val="26"/>
                <w:szCs w:val="26"/>
                <w:lang w:val="en-US"/>
              </w:rPr>
              <w:t>5.1. Bộ, cơ quan ngang Bộ (0</w:t>
            </w:r>
            <w:r>
              <w:rPr>
                <w:b/>
                <w:i/>
                <w:iCs/>
                <w:sz w:val="26"/>
                <w:szCs w:val="26"/>
                <w:lang w:val="en-US"/>
              </w:rPr>
              <w:t>6</w:t>
            </w:r>
            <w:r w:rsidRPr="006701F6">
              <w:rPr>
                <w:b/>
                <w:i/>
                <w:iCs/>
                <w:sz w:val="26"/>
                <w:szCs w:val="26"/>
                <w:lang w:val="en-US"/>
              </w:rPr>
              <w:t xml:space="preserve"> biểu)</w:t>
            </w:r>
          </w:p>
        </w:tc>
      </w:tr>
      <w:tr w:rsidR="0087567C" w:rsidRPr="005C1899" w14:paraId="3B531533" w14:textId="77777777" w:rsidTr="006701F6">
        <w:trPr>
          <w:trHeight w:val="915"/>
          <w:tblHeader/>
        </w:trPr>
        <w:tc>
          <w:tcPr>
            <w:tcW w:w="0" w:type="auto"/>
            <w:shd w:val="clear" w:color="auto" w:fill="FFFFFF"/>
            <w:tcMar>
              <w:top w:w="0" w:type="dxa"/>
              <w:left w:w="45" w:type="dxa"/>
              <w:bottom w:w="0" w:type="dxa"/>
              <w:right w:w="45" w:type="dxa"/>
            </w:tcMar>
            <w:vAlign w:val="center"/>
            <w:hideMark/>
          </w:tcPr>
          <w:p w14:paraId="7E381FBF" w14:textId="77777777" w:rsidR="00A65712" w:rsidRPr="0015467F" w:rsidRDefault="00A65712" w:rsidP="00A65712">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4A26E476" w14:textId="026B9CA0" w:rsidR="00A65712" w:rsidRPr="0015467F" w:rsidRDefault="00A65712" w:rsidP="00A65712">
            <w:pPr>
              <w:tabs>
                <w:tab w:val="left" w:pos="1152"/>
              </w:tabs>
              <w:jc w:val="both"/>
              <w:rPr>
                <w:sz w:val="26"/>
                <w:szCs w:val="26"/>
                <w:lang w:val="en-US"/>
              </w:rPr>
            </w:pPr>
            <w:r w:rsidRPr="0015467F">
              <w:rPr>
                <w:sz w:val="26"/>
                <w:szCs w:val="26"/>
                <w:lang w:val="en-US"/>
              </w:rPr>
              <w:t>01d/TP/TĐ-BH-</w:t>
            </w:r>
            <w:r>
              <w:rPr>
                <w:sz w:val="26"/>
                <w:szCs w:val="26"/>
                <w:lang w:val="en-US"/>
              </w:rPr>
              <w:t>T</w:t>
            </w:r>
            <w:r w:rsidRPr="0015467F">
              <w:rPr>
                <w:sz w:val="26"/>
                <w:szCs w:val="26"/>
                <w:lang w:val="en-US"/>
              </w:rPr>
              <w:t>ĐG</w:t>
            </w:r>
          </w:p>
        </w:tc>
        <w:tc>
          <w:tcPr>
            <w:tcW w:w="0" w:type="auto"/>
            <w:shd w:val="clear" w:color="auto" w:fill="FFFFFF"/>
            <w:tcMar>
              <w:top w:w="0" w:type="dxa"/>
              <w:left w:w="45" w:type="dxa"/>
              <w:bottom w:w="0" w:type="dxa"/>
              <w:right w:w="45" w:type="dxa"/>
            </w:tcMar>
            <w:vAlign w:val="center"/>
            <w:hideMark/>
          </w:tcPr>
          <w:p w14:paraId="5117694B" w14:textId="438D8168" w:rsidR="00A65712" w:rsidRPr="0015467F" w:rsidRDefault="00A65712" w:rsidP="00A65712">
            <w:pPr>
              <w:tabs>
                <w:tab w:val="left" w:pos="1152"/>
              </w:tabs>
              <w:jc w:val="both"/>
              <w:rPr>
                <w:sz w:val="26"/>
                <w:szCs w:val="26"/>
                <w:lang w:val="en-US"/>
              </w:rPr>
            </w:pPr>
            <w:r w:rsidRPr="0071750C">
              <w:rPr>
                <w:sz w:val="26"/>
                <w:szCs w:val="26"/>
                <w:lang w:val="fr-FR"/>
              </w:rPr>
              <w:t>Số DT VBQPPL, số TTHC tại DT VBQPPL của bộ, cơ quan ngang bộ đã thẩm định; số VBQPPL do bộ, cơ quan ngang bộ chủ trì soạn thảo đã được ban hành, có đánh giá tác động giới</w:t>
            </w:r>
          </w:p>
        </w:tc>
        <w:tc>
          <w:tcPr>
            <w:tcW w:w="0" w:type="auto"/>
            <w:shd w:val="clear" w:color="auto" w:fill="FFFFFF"/>
            <w:tcMar>
              <w:top w:w="0" w:type="dxa"/>
              <w:left w:w="45" w:type="dxa"/>
              <w:bottom w:w="0" w:type="dxa"/>
              <w:right w:w="45" w:type="dxa"/>
            </w:tcMar>
            <w:vAlign w:val="center"/>
            <w:hideMark/>
          </w:tcPr>
          <w:p w14:paraId="0A2F47B4" w14:textId="382EAFD0" w:rsidR="00A65712" w:rsidRPr="0015467F" w:rsidRDefault="00A65712" w:rsidP="00A65712">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52DE759E" w14:textId="77777777" w:rsidR="00A65712" w:rsidRPr="0015467F" w:rsidRDefault="00A65712" w:rsidP="00A65712">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04EFE155" w14:textId="77777777" w:rsidTr="006701F6">
        <w:trPr>
          <w:trHeight w:val="630"/>
          <w:tblHeader/>
        </w:trPr>
        <w:tc>
          <w:tcPr>
            <w:tcW w:w="0" w:type="auto"/>
            <w:shd w:val="clear" w:color="auto" w:fill="FFFFFF"/>
            <w:tcMar>
              <w:top w:w="0" w:type="dxa"/>
              <w:left w:w="45" w:type="dxa"/>
              <w:bottom w:w="0" w:type="dxa"/>
              <w:right w:w="45" w:type="dxa"/>
            </w:tcMar>
            <w:vAlign w:val="center"/>
            <w:hideMark/>
          </w:tcPr>
          <w:p w14:paraId="7D612775" w14:textId="77777777" w:rsidR="00A65712" w:rsidRPr="0015467F" w:rsidRDefault="00A65712" w:rsidP="00A65712">
            <w:pPr>
              <w:tabs>
                <w:tab w:val="left" w:pos="1152"/>
              </w:tabs>
              <w:jc w:val="center"/>
              <w:rPr>
                <w:sz w:val="26"/>
                <w:szCs w:val="26"/>
                <w:lang w:val="en-US"/>
              </w:rPr>
            </w:pPr>
            <w:r w:rsidRPr="0015467F">
              <w:rPr>
                <w:sz w:val="26"/>
                <w:szCs w:val="26"/>
                <w:lang w:val="en-US"/>
              </w:rPr>
              <w:t>2</w:t>
            </w:r>
          </w:p>
        </w:tc>
        <w:tc>
          <w:tcPr>
            <w:tcW w:w="0" w:type="auto"/>
            <w:shd w:val="clear" w:color="auto" w:fill="FFFFFF"/>
            <w:tcMar>
              <w:top w:w="0" w:type="dxa"/>
              <w:left w:w="45" w:type="dxa"/>
              <w:bottom w:w="0" w:type="dxa"/>
              <w:right w:w="45" w:type="dxa"/>
            </w:tcMar>
            <w:vAlign w:val="center"/>
            <w:hideMark/>
          </w:tcPr>
          <w:p w14:paraId="13339CDB" w14:textId="77777777" w:rsidR="00A65712" w:rsidRPr="0015467F" w:rsidRDefault="00A65712" w:rsidP="00A65712">
            <w:pPr>
              <w:tabs>
                <w:tab w:val="left" w:pos="1152"/>
              </w:tabs>
              <w:jc w:val="both"/>
              <w:rPr>
                <w:sz w:val="26"/>
                <w:szCs w:val="26"/>
                <w:lang w:val="en-US"/>
              </w:rPr>
            </w:pPr>
            <w:r w:rsidRPr="0015467F">
              <w:rPr>
                <w:sz w:val="26"/>
                <w:szCs w:val="26"/>
                <w:lang w:val="en-US"/>
              </w:rPr>
              <w:t>02b/TP/KTTTQ</w:t>
            </w:r>
          </w:p>
        </w:tc>
        <w:tc>
          <w:tcPr>
            <w:tcW w:w="0" w:type="auto"/>
            <w:shd w:val="clear" w:color="auto" w:fill="FFFFFF"/>
            <w:tcMar>
              <w:top w:w="0" w:type="dxa"/>
              <w:left w:w="45" w:type="dxa"/>
              <w:bottom w:w="0" w:type="dxa"/>
              <w:right w:w="45" w:type="dxa"/>
            </w:tcMar>
            <w:vAlign w:val="center"/>
            <w:hideMark/>
          </w:tcPr>
          <w:p w14:paraId="3E154005" w14:textId="77777777" w:rsidR="00A65712" w:rsidRPr="0015467F" w:rsidRDefault="00A65712" w:rsidP="00A65712">
            <w:pPr>
              <w:tabs>
                <w:tab w:val="left" w:pos="1152"/>
              </w:tabs>
              <w:jc w:val="both"/>
              <w:rPr>
                <w:sz w:val="26"/>
                <w:szCs w:val="26"/>
                <w:lang w:val="en-US"/>
              </w:rPr>
            </w:pPr>
            <w:r w:rsidRPr="0015467F">
              <w:rPr>
                <w:sz w:val="26"/>
                <w:szCs w:val="26"/>
                <w:lang w:val="en-US"/>
              </w:rPr>
              <w:t>Kết quả kiểm tra, xử lý văn bản theo thẩm quyền tại các bộ, cơ quan ngang bộ</w:t>
            </w:r>
          </w:p>
        </w:tc>
        <w:tc>
          <w:tcPr>
            <w:tcW w:w="0" w:type="auto"/>
            <w:shd w:val="clear" w:color="auto" w:fill="FFFFFF"/>
            <w:tcMar>
              <w:top w:w="0" w:type="dxa"/>
              <w:left w:w="45" w:type="dxa"/>
              <w:bottom w:w="0" w:type="dxa"/>
              <w:right w:w="45" w:type="dxa"/>
            </w:tcMar>
            <w:vAlign w:val="center"/>
            <w:hideMark/>
          </w:tcPr>
          <w:p w14:paraId="5045DE13" w14:textId="6D6DFE84" w:rsidR="00A65712" w:rsidRPr="0015467F" w:rsidRDefault="00A65712" w:rsidP="00A65712">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23656C13" w14:textId="77777777" w:rsidR="00A65712" w:rsidRPr="0015467F" w:rsidRDefault="00A65712" w:rsidP="00A65712">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19A66B70" w14:textId="77777777" w:rsidTr="006701F6">
        <w:trPr>
          <w:trHeight w:val="825"/>
          <w:tblHeader/>
        </w:trPr>
        <w:tc>
          <w:tcPr>
            <w:tcW w:w="0" w:type="auto"/>
            <w:shd w:val="clear" w:color="auto" w:fill="FFFFFF"/>
            <w:tcMar>
              <w:top w:w="0" w:type="dxa"/>
              <w:left w:w="45" w:type="dxa"/>
              <w:bottom w:w="0" w:type="dxa"/>
              <w:right w:w="45" w:type="dxa"/>
            </w:tcMar>
            <w:vAlign w:val="center"/>
            <w:hideMark/>
          </w:tcPr>
          <w:p w14:paraId="01A437D9" w14:textId="77777777" w:rsidR="00A65712" w:rsidRPr="0015467F" w:rsidRDefault="00A65712" w:rsidP="00A65712">
            <w:pPr>
              <w:tabs>
                <w:tab w:val="left" w:pos="1152"/>
              </w:tabs>
              <w:jc w:val="center"/>
              <w:rPr>
                <w:sz w:val="26"/>
                <w:szCs w:val="26"/>
                <w:lang w:val="en-US"/>
              </w:rPr>
            </w:pPr>
            <w:r w:rsidRPr="0015467F">
              <w:rPr>
                <w:sz w:val="26"/>
                <w:szCs w:val="26"/>
                <w:lang w:val="en-US"/>
              </w:rPr>
              <w:t>3</w:t>
            </w:r>
          </w:p>
        </w:tc>
        <w:tc>
          <w:tcPr>
            <w:tcW w:w="0" w:type="auto"/>
            <w:shd w:val="clear" w:color="auto" w:fill="FFFFFF"/>
            <w:tcMar>
              <w:top w:w="0" w:type="dxa"/>
              <w:left w:w="45" w:type="dxa"/>
              <w:bottom w:w="0" w:type="dxa"/>
              <w:right w:w="45" w:type="dxa"/>
            </w:tcMar>
            <w:vAlign w:val="center"/>
            <w:hideMark/>
          </w:tcPr>
          <w:p w14:paraId="13FF3BA1" w14:textId="77777777" w:rsidR="00A65712" w:rsidRPr="0015467F" w:rsidRDefault="00A65712" w:rsidP="00A65712">
            <w:pPr>
              <w:tabs>
                <w:tab w:val="left" w:pos="1152"/>
              </w:tabs>
              <w:jc w:val="both"/>
              <w:rPr>
                <w:sz w:val="26"/>
                <w:szCs w:val="26"/>
                <w:lang w:val="en-US"/>
              </w:rPr>
            </w:pPr>
            <w:r w:rsidRPr="0015467F">
              <w:rPr>
                <w:sz w:val="26"/>
                <w:szCs w:val="26"/>
                <w:lang w:val="en-US"/>
              </w:rPr>
              <w:t>03c/TP/RSVB</w:t>
            </w:r>
          </w:p>
        </w:tc>
        <w:tc>
          <w:tcPr>
            <w:tcW w:w="0" w:type="auto"/>
            <w:shd w:val="clear" w:color="auto" w:fill="FFFFFF"/>
            <w:tcMar>
              <w:top w:w="0" w:type="dxa"/>
              <w:left w:w="45" w:type="dxa"/>
              <w:bottom w:w="0" w:type="dxa"/>
              <w:right w:w="45" w:type="dxa"/>
            </w:tcMar>
            <w:vAlign w:val="center"/>
            <w:hideMark/>
          </w:tcPr>
          <w:p w14:paraId="419F4104" w14:textId="77777777" w:rsidR="00A65712" w:rsidRPr="0015467F" w:rsidRDefault="00A65712" w:rsidP="00A65712">
            <w:pPr>
              <w:tabs>
                <w:tab w:val="left" w:pos="1152"/>
              </w:tabs>
              <w:jc w:val="both"/>
              <w:rPr>
                <w:sz w:val="26"/>
                <w:szCs w:val="26"/>
                <w:lang w:val="en-US"/>
              </w:rPr>
            </w:pPr>
            <w:r w:rsidRPr="0015467F">
              <w:rPr>
                <w:sz w:val="26"/>
                <w:szCs w:val="26"/>
                <w:lang w:val="en-US"/>
              </w:rPr>
              <w:t>Kết quả rà soát văn bản quy phạm pháp luật theo căn cứ là văn bản tại các bộ, cơ quan ngang bộ</w:t>
            </w:r>
          </w:p>
        </w:tc>
        <w:tc>
          <w:tcPr>
            <w:tcW w:w="0" w:type="auto"/>
            <w:shd w:val="clear" w:color="auto" w:fill="FFFFFF"/>
            <w:tcMar>
              <w:top w:w="0" w:type="dxa"/>
              <w:left w:w="45" w:type="dxa"/>
              <w:bottom w:w="0" w:type="dxa"/>
              <w:right w:w="45" w:type="dxa"/>
            </w:tcMar>
            <w:vAlign w:val="center"/>
            <w:hideMark/>
          </w:tcPr>
          <w:p w14:paraId="158E1E45" w14:textId="4269C951"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082BF6C4" w14:textId="77777777" w:rsidR="00A65712" w:rsidRPr="0015467F" w:rsidRDefault="00A65712" w:rsidP="00A65712">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735DBE5E" w14:textId="77777777" w:rsidTr="006701F6">
        <w:trPr>
          <w:trHeight w:val="945"/>
          <w:tblHeader/>
        </w:trPr>
        <w:tc>
          <w:tcPr>
            <w:tcW w:w="0" w:type="auto"/>
            <w:shd w:val="clear" w:color="auto" w:fill="FFFFFF"/>
            <w:tcMar>
              <w:top w:w="0" w:type="dxa"/>
              <w:left w:w="45" w:type="dxa"/>
              <w:bottom w:w="0" w:type="dxa"/>
              <w:right w:w="45" w:type="dxa"/>
            </w:tcMar>
            <w:vAlign w:val="center"/>
            <w:hideMark/>
          </w:tcPr>
          <w:p w14:paraId="20745DF0" w14:textId="26CE6DCC" w:rsidR="00A65712" w:rsidRPr="0015467F" w:rsidRDefault="00A65712" w:rsidP="00A65712">
            <w:pPr>
              <w:tabs>
                <w:tab w:val="left" w:pos="1152"/>
              </w:tabs>
              <w:jc w:val="center"/>
              <w:rPr>
                <w:sz w:val="26"/>
                <w:szCs w:val="26"/>
                <w:lang w:val="en-US"/>
              </w:rPr>
            </w:pPr>
            <w:r>
              <w:rPr>
                <w:sz w:val="26"/>
                <w:szCs w:val="26"/>
                <w:lang w:val="en-US"/>
              </w:rPr>
              <w:t>4</w:t>
            </w:r>
          </w:p>
        </w:tc>
        <w:tc>
          <w:tcPr>
            <w:tcW w:w="0" w:type="auto"/>
            <w:shd w:val="clear" w:color="auto" w:fill="FFFFFF"/>
            <w:tcMar>
              <w:top w:w="0" w:type="dxa"/>
              <w:left w:w="45" w:type="dxa"/>
              <w:bottom w:w="0" w:type="dxa"/>
              <w:right w:w="45" w:type="dxa"/>
            </w:tcMar>
            <w:vAlign w:val="center"/>
            <w:hideMark/>
          </w:tcPr>
          <w:p w14:paraId="2B448725" w14:textId="77777777" w:rsidR="00A65712" w:rsidRPr="0015467F" w:rsidRDefault="00A65712" w:rsidP="00A65712">
            <w:pPr>
              <w:tabs>
                <w:tab w:val="left" w:pos="1152"/>
              </w:tabs>
              <w:jc w:val="both"/>
              <w:rPr>
                <w:sz w:val="26"/>
                <w:szCs w:val="26"/>
                <w:lang w:val="en-US"/>
              </w:rPr>
            </w:pPr>
            <w:r w:rsidRPr="0015467F">
              <w:rPr>
                <w:sz w:val="26"/>
                <w:szCs w:val="26"/>
                <w:lang w:val="en-US"/>
              </w:rPr>
              <w:t>04d/TP/PBGDPL</w:t>
            </w:r>
          </w:p>
        </w:tc>
        <w:tc>
          <w:tcPr>
            <w:tcW w:w="0" w:type="auto"/>
            <w:shd w:val="clear" w:color="auto" w:fill="FFFFFF"/>
            <w:tcMar>
              <w:top w:w="0" w:type="dxa"/>
              <w:left w:w="45" w:type="dxa"/>
              <w:bottom w:w="0" w:type="dxa"/>
              <w:right w:w="45" w:type="dxa"/>
            </w:tcMar>
            <w:vAlign w:val="center"/>
            <w:hideMark/>
          </w:tcPr>
          <w:p w14:paraId="7F0170CD" w14:textId="42AF2E75" w:rsidR="00A65712" w:rsidRPr="0015467F" w:rsidRDefault="00C62FB8" w:rsidP="0059393A">
            <w:pPr>
              <w:tabs>
                <w:tab w:val="left" w:pos="1152"/>
              </w:tabs>
              <w:jc w:val="both"/>
              <w:rPr>
                <w:sz w:val="26"/>
                <w:szCs w:val="26"/>
                <w:lang w:val="en-US"/>
              </w:rPr>
            </w:pPr>
            <w:r w:rsidRPr="0015467F">
              <w:rPr>
                <w:sz w:val="26"/>
                <w:szCs w:val="26"/>
                <w:lang w:val="en-US"/>
              </w:rPr>
              <w:t xml:space="preserve">Kết quả công tác phổ biến giáo dục pháp luật tại các bộ, cơ quan ngang bộ, cơ quan thuộc </w:t>
            </w:r>
            <w:r>
              <w:rPr>
                <w:sz w:val="26"/>
                <w:szCs w:val="26"/>
                <w:lang w:val="en-US"/>
              </w:rPr>
              <w:t>C</w:t>
            </w:r>
            <w:r w:rsidRPr="0015467F">
              <w:rPr>
                <w:sz w:val="26"/>
                <w:szCs w:val="26"/>
                <w:lang w:val="en-US"/>
              </w:rPr>
              <w:t>hính phủ</w:t>
            </w:r>
            <w:r>
              <w:rPr>
                <w:sz w:val="26"/>
                <w:szCs w:val="26"/>
                <w:lang w:val="en-US"/>
              </w:rPr>
              <w:t xml:space="preserve"> và Cơ quan Ủy ban Trung ương Mặt trận Tổ quốc Việt Nam</w:t>
            </w:r>
          </w:p>
        </w:tc>
        <w:tc>
          <w:tcPr>
            <w:tcW w:w="0" w:type="auto"/>
            <w:shd w:val="clear" w:color="auto" w:fill="FFFFFF"/>
            <w:tcMar>
              <w:top w:w="0" w:type="dxa"/>
              <w:left w:w="45" w:type="dxa"/>
              <w:bottom w:w="0" w:type="dxa"/>
              <w:right w:w="45" w:type="dxa"/>
            </w:tcMar>
            <w:vAlign w:val="center"/>
            <w:hideMark/>
          </w:tcPr>
          <w:p w14:paraId="75516AEB" w14:textId="24DABBA9" w:rsidR="00A65712" w:rsidRPr="0015467F" w:rsidRDefault="00A65712" w:rsidP="00A65712">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4F7FC2B7" w14:textId="77777777" w:rsidR="00A65712" w:rsidRPr="0015467F" w:rsidRDefault="00A65712" w:rsidP="00A65712">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62083C70" w14:textId="77777777" w:rsidTr="006701F6">
        <w:trPr>
          <w:trHeight w:val="630"/>
          <w:tblHeader/>
        </w:trPr>
        <w:tc>
          <w:tcPr>
            <w:tcW w:w="0" w:type="auto"/>
            <w:shd w:val="clear" w:color="auto" w:fill="FFFFFF"/>
            <w:tcMar>
              <w:top w:w="0" w:type="dxa"/>
              <w:left w:w="45" w:type="dxa"/>
              <w:bottom w:w="0" w:type="dxa"/>
              <w:right w:w="45" w:type="dxa"/>
            </w:tcMar>
            <w:vAlign w:val="center"/>
            <w:hideMark/>
          </w:tcPr>
          <w:p w14:paraId="6E5D1ED2" w14:textId="5856DFB5" w:rsidR="00A65712" w:rsidRPr="0015467F" w:rsidRDefault="00A65712" w:rsidP="00A65712">
            <w:pPr>
              <w:tabs>
                <w:tab w:val="left" w:pos="1152"/>
              </w:tabs>
              <w:jc w:val="center"/>
              <w:rPr>
                <w:sz w:val="26"/>
                <w:szCs w:val="26"/>
                <w:lang w:val="en-US"/>
              </w:rPr>
            </w:pPr>
            <w:r>
              <w:rPr>
                <w:sz w:val="26"/>
                <w:szCs w:val="26"/>
                <w:lang w:val="en-US"/>
              </w:rPr>
              <w:t>5</w:t>
            </w:r>
          </w:p>
        </w:tc>
        <w:tc>
          <w:tcPr>
            <w:tcW w:w="0" w:type="auto"/>
            <w:shd w:val="clear" w:color="auto" w:fill="FFFFFF"/>
            <w:tcMar>
              <w:top w:w="0" w:type="dxa"/>
              <w:left w:w="45" w:type="dxa"/>
              <w:bottom w:w="0" w:type="dxa"/>
              <w:right w:w="45" w:type="dxa"/>
            </w:tcMar>
            <w:vAlign w:val="center"/>
            <w:hideMark/>
          </w:tcPr>
          <w:p w14:paraId="0574561A" w14:textId="77777777" w:rsidR="00A65712" w:rsidRPr="0015467F" w:rsidRDefault="00A65712" w:rsidP="00A65712">
            <w:pPr>
              <w:tabs>
                <w:tab w:val="left" w:pos="1152"/>
              </w:tabs>
              <w:jc w:val="both"/>
              <w:rPr>
                <w:sz w:val="26"/>
                <w:szCs w:val="26"/>
                <w:lang w:val="en-US"/>
              </w:rPr>
            </w:pPr>
            <w:r w:rsidRPr="0015467F">
              <w:rPr>
                <w:sz w:val="26"/>
                <w:szCs w:val="26"/>
                <w:lang w:val="en-US"/>
              </w:rPr>
              <w:t>12d/TP/GĐTP</w:t>
            </w:r>
          </w:p>
        </w:tc>
        <w:tc>
          <w:tcPr>
            <w:tcW w:w="0" w:type="auto"/>
            <w:shd w:val="clear" w:color="auto" w:fill="FFFFFF"/>
            <w:tcMar>
              <w:top w:w="0" w:type="dxa"/>
              <w:left w:w="45" w:type="dxa"/>
              <w:bottom w:w="0" w:type="dxa"/>
              <w:right w:w="45" w:type="dxa"/>
            </w:tcMar>
            <w:vAlign w:val="center"/>
            <w:hideMark/>
          </w:tcPr>
          <w:p w14:paraId="5B17E801" w14:textId="687367C8" w:rsidR="00A65712" w:rsidRPr="0015467F" w:rsidRDefault="00A65712" w:rsidP="00A65712">
            <w:pPr>
              <w:tabs>
                <w:tab w:val="left" w:pos="1152"/>
              </w:tabs>
              <w:jc w:val="both"/>
              <w:rPr>
                <w:sz w:val="26"/>
                <w:szCs w:val="26"/>
                <w:lang w:val="en-US"/>
              </w:rPr>
            </w:pPr>
            <w:r w:rsidRPr="0015467F">
              <w:rPr>
                <w:sz w:val="26"/>
                <w:szCs w:val="26"/>
                <w:lang w:val="en-US"/>
              </w:rPr>
              <w:t>Số vụ việc đã thực hiện giám định tư pháp tại bộ, cơ quan ngang bộ</w:t>
            </w:r>
          </w:p>
        </w:tc>
        <w:tc>
          <w:tcPr>
            <w:tcW w:w="0" w:type="auto"/>
            <w:shd w:val="clear" w:color="auto" w:fill="FFFFFF"/>
            <w:tcMar>
              <w:top w:w="0" w:type="dxa"/>
              <w:left w:w="45" w:type="dxa"/>
              <w:bottom w:w="0" w:type="dxa"/>
              <w:right w:w="45" w:type="dxa"/>
            </w:tcMar>
            <w:vAlign w:val="center"/>
            <w:hideMark/>
          </w:tcPr>
          <w:p w14:paraId="3F2C4FEC" w14:textId="52A39EE7"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2202D73E" w14:textId="77777777" w:rsidR="00A65712" w:rsidRPr="0015467F" w:rsidRDefault="00A65712" w:rsidP="00A65712">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3FDD22B6" w14:textId="77777777" w:rsidTr="00902370">
        <w:trPr>
          <w:trHeight w:val="1290"/>
          <w:tblHeader/>
        </w:trPr>
        <w:tc>
          <w:tcPr>
            <w:tcW w:w="0" w:type="auto"/>
            <w:shd w:val="clear" w:color="auto" w:fill="FFFFFF"/>
            <w:tcMar>
              <w:top w:w="0" w:type="dxa"/>
              <w:left w:w="45" w:type="dxa"/>
              <w:bottom w:w="0" w:type="dxa"/>
              <w:right w:w="45" w:type="dxa"/>
            </w:tcMar>
            <w:vAlign w:val="center"/>
            <w:hideMark/>
          </w:tcPr>
          <w:p w14:paraId="7103897F" w14:textId="17D1103A" w:rsidR="00A65712" w:rsidRPr="0015467F" w:rsidRDefault="00A65712" w:rsidP="00A65712">
            <w:pPr>
              <w:tabs>
                <w:tab w:val="left" w:pos="1152"/>
              </w:tabs>
              <w:jc w:val="center"/>
              <w:rPr>
                <w:sz w:val="26"/>
                <w:szCs w:val="26"/>
                <w:lang w:val="en-US"/>
              </w:rPr>
            </w:pPr>
            <w:r>
              <w:rPr>
                <w:sz w:val="26"/>
                <w:szCs w:val="26"/>
                <w:lang w:val="en-US"/>
              </w:rPr>
              <w:t>6</w:t>
            </w:r>
          </w:p>
        </w:tc>
        <w:tc>
          <w:tcPr>
            <w:tcW w:w="0" w:type="auto"/>
            <w:shd w:val="clear" w:color="auto" w:fill="FFFFFF"/>
            <w:tcMar>
              <w:top w:w="0" w:type="dxa"/>
              <w:left w:w="45" w:type="dxa"/>
              <w:bottom w:w="0" w:type="dxa"/>
              <w:right w:w="45" w:type="dxa"/>
            </w:tcMar>
            <w:vAlign w:val="center"/>
            <w:hideMark/>
          </w:tcPr>
          <w:p w14:paraId="2FBED429" w14:textId="2E616103" w:rsidR="00A65712" w:rsidRPr="0015467F" w:rsidRDefault="00A65712" w:rsidP="00A65712">
            <w:pPr>
              <w:tabs>
                <w:tab w:val="left" w:pos="1152"/>
              </w:tabs>
              <w:jc w:val="both"/>
              <w:rPr>
                <w:sz w:val="26"/>
                <w:szCs w:val="26"/>
                <w:lang w:val="en-US"/>
              </w:rPr>
            </w:pPr>
            <w:r w:rsidRPr="0015467F">
              <w:rPr>
                <w:sz w:val="26"/>
                <w:szCs w:val="26"/>
                <w:lang w:val="en-US"/>
              </w:rPr>
              <w:t>18</w:t>
            </w:r>
            <w:r>
              <w:rPr>
                <w:sz w:val="26"/>
                <w:szCs w:val="26"/>
                <w:lang w:val="en-US"/>
              </w:rPr>
              <w:t>d</w:t>
            </w:r>
            <w:r w:rsidRPr="0015467F">
              <w:rPr>
                <w:sz w:val="26"/>
                <w:szCs w:val="26"/>
                <w:lang w:val="en-US"/>
              </w:rPr>
              <w:t>/TP/PC</w:t>
            </w:r>
          </w:p>
        </w:tc>
        <w:tc>
          <w:tcPr>
            <w:tcW w:w="0" w:type="auto"/>
            <w:shd w:val="clear" w:color="auto" w:fill="FFFFFF"/>
            <w:tcMar>
              <w:top w:w="0" w:type="dxa"/>
              <w:left w:w="45" w:type="dxa"/>
              <w:bottom w:w="0" w:type="dxa"/>
              <w:right w:w="45" w:type="dxa"/>
            </w:tcMar>
            <w:vAlign w:val="center"/>
            <w:hideMark/>
          </w:tcPr>
          <w:p w14:paraId="46DDE8A9" w14:textId="68D38582" w:rsidR="00A65712" w:rsidRPr="0015467F" w:rsidRDefault="00A65712" w:rsidP="00A65712">
            <w:pPr>
              <w:tabs>
                <w:tab w:val="left" w:pos="1152"/>
              </w:tabs>
              <w:jc w:val="both"/>
              <w:rPr>
                <w:sz w:val="26"/>
                <w:szCs w:val="26"/>
                <w:lang w:val="en-US"/>
              </w:rPr>
            </w:pPr>
            <w:r w:rsidRPr="0015467F">
              <w:rPr>
                <w:sz w:val="26"/>
                <w:szCs w:val="26"/>
                <w:lang w:val="en-US"/>
              </w:rPr>
              <w:t>Số tổ chức</w:t>
            </w:r>
            <w:del w:id="21" w:author="Tran Tam" w:date="2025-11-06T09:35:00Z">
              <w:r w:rsidRPr="0015467F" w:rsidDel="00BF3980">
                <w:rPr>
                  <w:sz w:val="26"/>
                  <w:szCs w:val="26"/>
                  <w:lang w:val="en-US"/>
                </w:rPr>
                <w:delText xml:space="preserve"> pháp chế</w:delText>
              </w:r>
            </w:del>
            <w:r w:rsidRPr="0015467F">
              <w:rPr>
                <w:sz w:val="26"/>
                <w:szCs w:val="26"/>
                <w:lang w:val="en-US"/>
              </w:rPr>
              <w:t xml:space="preserve"> và người làm công tác pháp chế tại bộ, cơ quan ngang bộ, cơ quan thuộc Chính phủ, doanh nghiệp nhà nước, đơn vị sự nghiệp công lập thuộc bộ, cơ quan ngang bộ, cơ quan thuộc Chính phủ</w:t>
            </w:r>
          </w:p>
        </w:tc>
        <w:tc>
          <w:tcPr>
            <w:tcW w:w="0" w:type="auto"/>
            <w:shd w:val="clear" w:color="auto" w:fill="FFFFFF"/>
            <w:tcMar>
              <w:top w:w="0" w:type="dxa"/>
              <w:left w:w="45" w:type="dxa"/>
              <w:bottom w:w="0" w:type="dxa"/>
              <w:right w:w="45" w:type="dxa"/>
            </w:tcMar>
            <w:vAlign w:val="center"/>
            <w:hideMark/>
          </w:tcPr>
          <w:p w14:paraId="4A3364F9" w14:textId="30AE6549"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30B58C89" w14:textId="77777777" w:rsidR="00A65712" w:rsidRPr="0015467F" w:rsidRDefault="00A65712" w:rsidP="00A65712">
            <w:pPr>
              <w:tabs>
                <w:tab w:val="left" w:pos="1152"/>
              </w:tabs>
              <w:jc w:val="both"/>
              <w:rPr>
                <w:sz w:val="26"/>
                <w:szCs w:val="26"/>
                <w:lang w:val="en-US"/>
              </w:rPr>
            </w:pPr>
            <w:r w:rsidRPr="0015467F">
              <w:rPr>
                <w:sz w:val="26"/>
                <w:szCs w:val="26"/>
                <w:lang w:val="en-US"/>
              </w:rPr>
              <w:t>Bộ Tư pháp (Cục Kế hoạch - Tài chính)</w:t>
            </w:r>
          </w:p>
        </w:tc>
      </w:tr>
      <w:tr w:rsidR="00A65712" w:rsidRPr="005C1899" w14:paraId="2FAB999D" w14:textId="77777777" w:rsidTr="00902370">
        <w:trPr>
          <w:trHeight w:val="543"/>
          <w:tblHeader/>
        </w:trPr>
        <w:tc>
          <w:tcPr>
            <w:tcW w:w="0" w:type="auto"/>
            <w:gridSpan w:val="5"/>
            <w:shd w:val="clear" w:color="auto" w:fill="FFFFFF"/>
            <w:tcMar>
              <w:top w:w="0" w:type="dxa"/>
              <w:left w:w="45" w:type="dxa"/>
              <w:bottom w:w="0" w:type="dxa"/>
              <w:right w:w="45" w:type="dxa"/>
            </w:tcMar>
            <w:vAlign w:val="center"/>
            <w:hideMark/>
          </w:tcPr>
          <w:p w14:paraId="218969C6" w14:textId="23798F92" w:rsidR="00A65712" w:rsidRPr="0015467F" w:rsidRDefault="00A65712" w:rsidP="00A65712">
            <w:pPr>
              <w:tabs>
                <w:tab w:val="left" w:pos="1152"/>
              </w:tabs>
              <w:jc w:val="both"/>
              <w:rPr>
                <w:i/>
                <w:iCs/>
                <w:sz w:val="26"/>
                <w:szCs w:val="26"/>
                <w:lang w:val="en-US"/>
              </w:rPr>
            </w:pPr>
            <w:r w:rsidRPr="006701F6">
              <w:rPr>
                <w:b/>
                <w:i/>
                <w:iCs/>
                <w:sz w:val="26"/>
                <w:szCs w:val="26"/>
                <w:lang w:val="en-US"/>
              </w:rPr>
              <w:t>5.2. Cơ quan thuộc Chính phủ (02 biểu</w:t>
            </w:r>
            <w:r w:rsidRPr="0015467F">
              <w:rPr>
                <w:i/>
                <w:iCs/>
                <w:sz w:val="26"/>
                <w:szCs w:val="26"/>
                <w:lang w:val="en-US"/>
              </w:rPr>
              <w:t>)</w:t>
            </w:r>
          </w:p>
        </w:tc>
      </w:tr>
      <w:tr w:rsidR="0087567C" w:rsidRPr="005C1899" w14:paraId="6925A1DA" w14:textId="77777777" w:rsidTr="006701F6">
        <w:trPr>
          <w:trHeight w:val="300"/>
          <w:tblHeader/>
        </w:trPr>
        <w:tc>
          <w:tcPr>
            <w:tcW w:w="0" w:type="auto"/>
            <w:shd w:val="clear" w:color="auto" w:fill="FFFFFF"/>
            <w:tcMar>
              <w:top w:w="0" w:type="dxa"/>
              <w:left w:w="45" w:type="dxa"/>
              <w:bottom w:w="0" w:type="dxa"/>
              <w:right w:w="45" w:type="dxa"/>
            </w:tcMar>
            <w:vAlign w:val="center"/>
            <w:hideMark/>
          </w:tcPr>
          <w:p w14:paraId="6530D6DA" w14:textId="77777777" w:rsidR="00A65712" w:rsidRPr="0015467F" w:rsidRDefault="00A65712" w:rsidP="00A65712">
            <w:pPr>
              <w:tabs>
                <w:tab w:val="left" w:pos="1152"/>
              </w:tabs>
              <w:jc w:val="center"/>
              <w:rPr>
                <w:sz w:val="26"/>
                <w:szCs w:val="26"/>
                <w:lang w:val="en-US"/>
              </w:rPr>
            </w:pPr>
            <w:r w:rsidRPr="0015467F">
              <w:rPr>
                <w:sz w:val="26"/>
                <w:szCs w:val="26"/>
                <w:lang w:val="en-US"/>
              </w:rPr>
              <w:lastRenderedPageBreak/>
              <w:t>1</w:t>
            </w:r>
          </w:p>
        </w:tc>
        <w:tc>
          <w:tcPr>
            <w:tcW w:w="0" w:type="auto"/>
            <w:shd w:val="clear" w:color="auto" w:fill="FFFFFF"/>
            <w:tcMar>
              <w:top w:w="0" w:type="dxa"/>
              <w:left w:w="45" w:type="dxa"/>
              <w:bottom w:w="0" w:type="dxa"/>
              <w:right w:w="45" w:type="dxa"/>
            </w:tcMar>
            <w:vAlign w:val="center"/>
            <w:hideMark/>
          </w:tcPr>
          <w:p w14:paraId="1DAF5997" w14:textId="77777777" w:rsidR="00A65712" w:rsidRPr="0015467F" w:rsidRDefault="00A65712" w:rsidP="00A65712">
            <w:pPr>
              <w:tabs>
                <w:tab w:val="left" w:pos="1152"/>
              </w:tabs>
              <w:jc w:val="both"/>
              <w:rPr>
                <w:sz w:val="26"/>
                <w:szCs w:val="26"/>
                <w:lang w:val="en-US"/>
              </w:rPr>
            </w:pPr>
            <w:r w:rsidRPr="0015467F">
              <w:rPr>
                <w:sz w:val="26"/>
                <w:szCs w:val="26"/>
                <w:lang w:val="en-US"/>
              </w:rPr>
              <w:t>04d/TP/PBGDPL</w:t>
            </w:r>
          </w:p>
        </w:tc>
        <w:tc>
          <w:tcPr>
            <w:tcW w:w="0" w:type="auto"/>
            <w:shd w:val="clear" w:color="auto" w:fill="FFFFFF"/>
            <w:tcMar>
              <w:top w:w="0" w:type="dxa"/>
              <w:left w:w="45" w:type="dxa"/>
              <w:bottom w:w="0" w:type="dxa"/>
              <w:right w:w="45" w:type="dxa"/>
            </w:tcMar>
            <w:vAlign w:val="center"/>
            <w:hideMark/>
          </w:tcPr>
          <w:p w14:paraId="6B0CBB03" w14:textId="4365DB9F" w:rsidR="00A65712" w:rsidRPr="0015467F" w:rsidRDefault="00A65712" w:rsidP="00C62FB8">
            <w:pPr>
              <w:tabs>
                <w:tab w:val="left" w:pos="1152"/>
              </w:tabs>
              <w:jc w:val="both"/>
              <w:rPr>
                <w:sz w:val="26"/>
                <w:szCs w:val="26"/>
                <w:lang w:val="en-US"/>
              </w:rPr>
            </w:pPr>
            <w:r w:rsidRPr="0015467F">
              <w:rPr>
                <w:sz w:val="26"/>
                <w:szCs w:val="26"/>
                <w:lang w:val="en-US"/>
              </w:rPr>
              <w:t xml:space="preserve">Kết quả công tác phổ biến giáo dục pháp luật tại các bộ, cơ quan ngang bộ, cơ quan thuộc </w:t>
            </w:r>
            <w:r w:rsidR="00C62FB8">
              <w:rPr>
                <w:sz w:val="26"/>
                <w:szCs w:val="26"/>
                <w:lang w:val="en-US"/>
              </w:rPr>
              <w:t>C</w:t>
            </w:r>
            <w:r w:rsidRPr="0015467F">
              <w:rPr>
                <w:sz w:val="26"/>
                <w:szCs w:val="26"/>
                <w:lang w:val="en-US"/>
              </w:rPr>
              <w:t>hính phủ</w:t>
            </w:r>
            <w:r w:rsidR="008802A0">
              <w:rPr>
                <w:sz w:val="26"/>
                <w:szCs w:val="26"/>
                <w:lang w:val="en-US"/>
              </w:rPr>
              <w:t xml:space="preserve"> </w:t>
            </w:r>
            <w:r w:rsidR="00C62FB8">
              <w:rPr>
                <w:sz w:val="26"/>
                <w:szCs w:val="26"/>
                <w:lang w:val="en-US"/>
              </w:rPr>
              <w:t xml:space="preserve">và </w:t>
            </w:r>
            <w:r w:rsidR="008802A0">
              <w:rPr>
                <w:sz w:val="26"/>
                <w:szCs w:val="26"/>
                <w:lang w:val="en-US"/>
              </w:rPr>
              <w:t>Cơ quan Ủy ban Trung ương Mặt trận Tổ quốc Việt Nam</w:t>
            </w:r>
          </w:p>
        </w:tc>
        <w:tc>
          <w:tcPr>
            <w:tcW w:w="0" w:type="auto"/>
            <w:shd w:val="clear" w:color="auto" w:fill="FFFFFF"/>
            <w:tcMar>
              <w:top w:w="0" w:type="dxa"/>
              <w:left w:w="45" w:type="dxa"/>
              <w:bottom w:w="0" w:type="dxa"/>
              <w:right w:w="45" w:type="dxa"/>
            </w:tcMar>
            <w:vAlign w:val="center"/>
            <w:hideMark/>
          </w:tcPr>
          <w:p w14:paraId="626F5507" w14:textId="44B36472" w:rsidR="00A65712" w:rsidRPr="0015467F" w:rsidRDefault="00A65712" w:rsidP="00A65712">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641DDFF5" w14:textId="77777777" w:rsidR="00A65712" w:rsidRPr="0015467F" w:rsidRDefault="00A65712" w:rsidP="00A65712">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4FFE5539" w14:textId="77777777" w:rsidTr="00175AD3">
        <w:trPr>
          <w:trHeight w:val="1325"/>
          <w:tblHeader/>
        </w:trPr>
        <w:tc>
          <w:tcPr>
            <w:tcW w:w="0" w:type="auto"/>
            <w:shd w:val="clear" w:color="auto" w:fill="FFFFFF"/>
            <w:tcMar>
              <w:top w:w="0" w:type="dxa"/>
              <w:left w:w="45" w:type="dxa"/>
              <w:bottom w:w="0" w:type="dxa"/>
              <w:right w:w="45" w:type="dxa"/>
            </w:tcMar>
            <w:vAlign w:val="center"/>
            <w:hideMark/>
          </w:tcPr>
          <w:p w14:paraId="63BF1EF4" w14:textId="77777777" w:rsidR="00A65712" w:rsidRPr="0015467F" w:rsidRDefault="00A65712" w:rsidP="00A65712">
            <w:pPr>
              <w:tabs>
                <w:tab w:val="left" w:pos="1152"/>
              </w:tabs>
              <w:jc w:val="center"/>
              <w:rPr>
                <w:sz w:val="26"/>
                <w:szCs w:val="26"/>
                <w:lang w:val="en-US"/>
              </w:rPr>
            </w:pPr>
            <w:r w:rsidRPr="0015467F">
              <w:rPr>
                <w:sz w:val="26"/>
                <w:szCs w:val="26"/>
                <w:lang w:val="en-US"/>
              </w:rPr>
              <w:t>2</w:t>
            </w:r>
          </w:p>
        </w:tc>
        <w:tc>
          <w:tcPr>
            <w:tcW w:w="0" w:type="auto"/>
            <w:shd w:val="clear" w:color="auto" w:fill="FFFFFF"/>
            <w:tcMar>
              <w:top w:w="0" w:type="dxa"/>
              <w:left w:w="45" w:type="dxa"/>
              <w:bottom w:w="0" w:type="dxa"/>
              <w:right w:w="45" w:type="dxa"/>
            </w:tcMar>
            <w:vAlign w:val="center"/>
            <w:hideMark/>
          </w:tcPr>
          <w:p w14:paraId="36137306" w14:textId="3AA46149" w:rsidR="00A65712" w:rsidRPr="0015467F" w:rsidRDefault="00A65712" w:rsidP="00A65712">
            <w:pPr>
              <w:tabs>
                <w:tab w:val="left" w:pos="1152"/>
              </w:tabs>
              <w:jc w:val="both"/>
              <w:rPr>
                <w:sz w:val="26"/>
                <w:szCs w:val="26"/>
                <w:lang w:val="en-US"/>
              </w:rPr>
            </w:pPr>
            <w:r w:rsidRPr="0015467F">
              <w:rPr>
                <w:sz w:val="26"/>
                <w:szCs w:val="26"/>
                <w:lang w:val="en-US"/>
              </w:rPr>
              <w:t>18</w:t>
            </w:r>
            <w:r>
              <w:rPr>
                <w:sz w:val="26"/>
                <w:szCs w:val="26"/>
                <w:lang w:val="en-US"/>
              </w:rPr>
              <w:t>d</w:t>
            </w:r>
            <w:r w:rsidRPr="0015467F">
              <w:rPr>
                <w:sz w:val="26"/>
                <w:szCs w:val="26"/>
                <w:lang w:val="en-US"/>
              </w:rPr>
              <w:t>/TP/PC</w:t>
            </w:r>
          </w:p>
        </w:tc>
        <w:tc>
          <w:tcPr>
            <w:tcW w:w="0" w:type="auto"/>
            <w:shd w:val="clear" w:color="auto" w:fill="FFFFFF"/>
            <w:tcMar>
              <w:top w:w="0" w:type="dxa"/>
              <w:left w:w="45" w:type="dxa"/>
              <w:bottom w:w="0" w:type="dxa"/>
              <w:right w:w="45" w:type="dxa"/>
            </w:tcMar>
            <w:vAlign w:val="center"/>
            <w:hideMark/>
          </w:tcPr>
          <w:p w14:paraId="233074BD" w14:textId="16043333" w:rsidR="00A65712" w:rsidRPr="0015467F" w:rsidRDefault="00A65712" w:rsidP="00DD73AE">
            <w:pPr>
              <w:tabs>
                <w:tab w:val="left" w:pos="1152"/>
              </w:tabs>
              <w:jc w:val="both"/>
              <w:rPr>
                <w:sz w:val="26"/>
                <w:szCs w:val="26"/>
                <w:lang w:val="en-US"/>
              </w:rPr>
            </w:pPr>
            <w:r w:rsidRPr="0015467F">
              <w:rPr>
                <w:sz w:val="26"/>
                <w:szCs w:val="26"/>
                <w:lang w:val="en-US"/>
              </w:rPr>
              <w:t xml:space="preserve">Số tổ chức </w:t>
            </w:r>
            <w:del w:id="22" w:author="Tran Tam" w:date="2025-11-06T09:37:00Z">
              <w:r w:rsidRPr="0015467F" w:rsidDel="00DD73AE">
                <w:rPr>
                  <w:sz w:val="26"/>
                  <w:szCs w:val="26"/>
                  <w:lang w:val="en-US"/>
                </w:rPr>
                <w:delText xml:space="preserve">pháp chế </w:delText>
              </w:r>
            </w:del>
            <w:r w:rsidRPr="0015467F">
              <w:rPr>
                <w:sz w:val="26"/>
                <w:szCs w:val="26"/>
                <w:lang w:val="en-US"/>
              </w:rPr>
              <w:t>và người làm công tác pháp chế tại bộ, cơ quan ngang bộ, cơ quan thuộc Chính phủ, doanh nghiệp nhà nước, đơn vị sự nghiệp công lập thuộc bộ, cơ quan ngang bộ, cơ quan thuộc Chính phủ</w:t>
            </w:r>
          </w:p>
        </w:tc>
        <w:tc>
          <w:tcPr>
            <w:tcW w:w="0" w:type="auto"/>
            <w:shd w:val="clear" w:color="auto" w:fill="FFFFFF"/>
            <w:tcMar>
              <w:top w:w="0" w:type="dxa"/>
              <w:left w:w="45" w:type="dxa"/>
              <w:bottom w:w="0" w:type="dxa"/>
              <w:right w:w="45" w:type="dxa"/>
            </w:tcMar>
            <w:vAlign w:val="center"/>
            <w:hideMark/>
          </w:tcPr>
          <w:p w14:paraId="14FB3C0C" w14:textId="23511C95"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053B537B" w14:textId="77777777" w:rsidR="00A65712" w:rsidRPr="0015467F" w:rsidRDefault="00A65712" w:rsidP="00A65712">
            <w:pPr>
              <w:tabs>
                <w:tab w:val="left" w:pos="1152"/>
              </w:tabs>
              <w:jc w:val="both"/>
              <w:rPr>
                <w:sz w:val="26"/>
                <w:szCs w:val="26"/>
                <w:lang w:val="en-US"/>
              </w:rPr>
            </w:pPr>
            <w:r w:rsidRPr="0015467F">
              <w:rPr>
                <w:sz w:val="26"/>
                <w:szCs w:val="26"/>
                <w:lang w:val="en-US"/>
              </w:rPr>
              <w:t>Bộ Tư pháp (Cục Kế hoạch - Tài chính)</w:t>
            </w:r>
          </w:p>
        </w:tc>
      </w:tr>
      <w:tr w:rsidR="00A65712" w:rsidRPr="005C1899" w14:paraId="0EC462DD" w14:textId="77777777" w:rsidTr="009322DE">
        <w:trPr>
          <w:trHeight w:val="493"/>
          <w:tblHeader/>
        </w:trPr>
        <w:tc>
          <w:tcPr>
            <w:tcW w:w="0" w:type="auto"/>
            <w:gridSpan w:val="5"/>
            <w:shd w:val="clear" w:color="auto" w:fill="FFFFFF"/>
            <w:tcMar>
              <w:top w:w="0" w:type="dxa"/>
              <w:left w:w="45" w:type="dxa"/>
              <w:bottom w:w="0" w:type="dxa"/>
              <w:right w:w="45" w:type="dxa"/>
            </w:tcMar>
            <w:vAlign w:val="center"/>
            <w:hideMark/>
          </w:tcPr>
          <w:p w14:paraId="63ECCEBF" w14:textId="0BDB5972" w:rsidR="00A65712" w:rsidRPr="00E9468B" w:rsidRDefault="00A65712" w:rsidP="00FE18A3">
            <w:pPr>
              <w:tabs>
                <w:tab w:val="left" w:pos="1152"/>
              </w:tabs>
              <w:jc w:val="both"/>
              <w:rPr>
                <w:b/>
                <w:i/>
                <w:iCs/>
                <w:sz w:val="26"/>
                <w:szCs w:val="26"/>
                <w:lang w:val="en-US"/>
              </w:rPr>
            </w:pPr>
            <w:r w:rsidRPr="00E9468B">
              <w:rPr>
                <w:b/>
                <w:i/>
                <w:iCs/>
                <w:sz w:val="26"/>
                <w:szCs w:val="26"/>
                <w:lang w:val="en-US"/>
              </w:rPr>
              <w:t>5.</w:t>
            </w:r>
            <w:r w:rsidR="00FE18A3">
              <w:rPr>
                <w:b/>
                <w:i/>
                <w:iCs/>
                <w:sz w:val="26"/>
                <w:szCs w:val="26"/>
                <w:lang w:val="en-US"/>
              </w:rPr>
              <w:t>3</w:t>
            </w:r>
            <w:r w:rsidRPr="00E9468B">
              <w:rPr>
                <w:b/>
                <w:i/>
                <w:iCs/>
                <w:sz w:val="26"/>
                <w:szCs w:val="26"/>
                <w:lang w:val="en-US"/>
              </w:rPr>
              <w:t>. Doanh nghiệp nhà nước ở Trung ương (01 biểu)</w:t>
            </w:r>
          </w:p>
        </w:tc>
      </w:tr>
      <w:tr w:rsidR="0087567C" w:rsidRPr="005C1899" w14:paraId="36A5338C" w14:textId="77777777" w:rsidTr="009322DE">
        <w:trPr>
          <w:trHeight w:val="1326"/>
          <w:tblHeader/>
        </w:trPr>
        <w:tc>
          <w:tcPr>
            <w:tcW w:w="0" w:type="auto"/>
            <w:shd w:val="clear" w:color="auto" w:fill="FFFFFF"/>
            <w:tcMar>
              <w:top w:w="0" w:type="dxa"/>
              <w:left w:w="45" w:type="dxa"/>
              <w:bottom w:w="0" w:type="dxa"/>
              <w:right w:w="45" w:type="dxa"/>
            </w:tcMar>
            <w:vAlign w:val="center"/>
            <w:hideMark/>
          </w:tcPr>
          <w:p w14:paraId="1F116ADD" w14:textId="77777777" w:rsidR="00A65712" w:rsidRPr="0015467F" w:rsidRDefault="00A65712" w:rsidP="00A65712">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7A3D6B0F" w14:textId="77777777" w:rsidR="00A65712" w:rsidRPr="0015467F" w:rsidRDefault="00A65712" w:rsidP="00A65712">
            <w:pPr>
              <w:tabs>
                <w:tab w:val="left" w:pos="1152"/>
              </w:tabs>
              <w:jc w:val="both"/>
              <w:rPr>
                <w:sz w:val="26"/>
                <w:szCs w:val="26"/>
                <w:lang w:val="en-US"/>
              </w:rPr>
            </w:pPr>
            <w:r w:rsidRPr="0015467F">
              <w:rPr>
                <w:sz w:val="26"/>
                <w:szCs w:val="26"/>
                <w:lang w:val="en-US"/>
              </w:rPr>
              <w:t>18a/TP/PC</w:t>
            </w:r>
          </w:p>
        </w:tc>
        <w:tc>
          <w:tcPr>
            <w:tcW w:w="0" w:type="auto"/>
            <w:shd w:val="clear" w:color="auto" w:fill="FFFFFF"/>
            <w:tcMar>
              <w:top w:w="0" w:type="dxa"/>
              <w:left w:w="45" w:type="dxa"/>
              <w:bottom w:w="0" w:type="dxa"/>
              <w:right w:w="45" w:type="dxa"/>
            </w:tcMar>
            <w:vAlign w:val="center"/>
            <w:hideMark/>
          </w:tcPr>
          <w:p w14:paraId="2141294B" w14:textId="77777777" w:rsidR="00A65712" w:rsidRPr="0015467F" w:rsidRDefault="00A65712" w:rsidP="00A65712">
            <w:pPr>
              <w:tabs>
                <w:tab w:val="left" w:pos="1152"/>
              </w:tabs>
              <w:jc w:val="both"/>
              <w:rPr>
                <w:sz w:val="26"/>
                <w:szCs w:val="26"/>
                <w:lang w:val="en-US"/>
              </w:rPr>
            </w:pPr>
            <w:r w:rsidRPr="0015467F">
              <w:rPr>
                <w:sz w:val="26"/>
                <w:szCs w:val="26"/>
                <w:lang w:val="en-US"/>
              </w:rPr>
              <w:t>Số tổ chức và người làm công tác pháp chế tại Cục và tương đương thuộc bộ, cơ quan ngang bộ, cơ quan thuộc Chính phủ, Bộ chỉ huy quân sự tỉnh/thành phố, Công an tỉnh/thành phố, doanh nghiệp nhà nước và đơn vị sự nghiệp công lập tại Trung ương và địa phương</w:t>
            </w:r>
          </w:p>
        </w:tc>
        <w:tc>
          <w:tcPr>
            <w:tcW w:w="0" w:type="auto"/>
            <w:shd w:val="clear" w:color="auto" w:fill="FFFFFF"/>
            <w:tcMar>
              <w:top w:w="0" w:type="dxa"/>
              <w:left w:w="45" w:type="dxa"/>
              <w:bottom w:w="0" w:type="dxa"/>
              <w:right w:w="45" w:type="dxa"/>
            </w:tcMar>
            <w:vAlign w:val="center"/>
            <w:hideMark/>
          </w:tcPr>
          <w:p w14:paraId="5BD9EC0D" w14:textId="3AB7B927"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52418557" w14:textId="77777777" w:rsidR="00A65712" w:rsidRPr="0015467F" w:rsidRDefault="00A65712" w:rsidP="00A65712">
            <w:pPr>
              <w:tabs>
                <w:tab w:val="left" w:pos="1152"/>
              </w:tabs>
              <w:jc w:val="both"/>
              <w:rPr>
                <w:sz w:val="26"/>
                <w:szCs w:val="26"/>
                <w:lang w:val="en-US"/>
              </w:rPr>
            </w:pPr>
            <w:r w:rsidRPr="0015467F">
              <w:rPr>
                <w:sz w:val="26"/>
                <w:szCs w:val="26"/>
                <w:lang w:val="en-US"/>
              </w:rPr>
              <w:t>Bộ chủ quản của Doanh nghiệp nhà nước ở Trung ương</w:t>
            </w:r>
          </w:p>
        </w:tc>
      </w:tr>
      <w:tr w:rsidR="00A65712" w:rsidRPr="005C1899" w14:paraId="6503EDB1" w14:textId="77777777" w:rsidTr="009322DE">
        <w:trPr>
          <w:trHeight w:val="475"/>
          <w:tblHeader/>
        </w:trPr>
        <w:tc>
          <w:tcPr>
            <w:tcW w:w="0" w:type="auto"/>
            <w:gridSpan w:val="5"/>
            <w:shd w:val="clear" w:color="auto" w:fill="FFFFFF"/>
            <w:tcMar>
              <w:top w:w="0" w:type="dxa"/>
              <w:left w:w="45" w:type="dxa"/>
              <w:bottom w:w="0" w:type="dxa"/>
              <w:right w:w="45" w:type="dxa"/>
            </w:tcMar>
            <w:vAlign w:val="center"/>
            <w:hideMark/>
          </w:tcPr>
          <w:p w14:paraId="7AB74CA2" w14:textId="0CB59364" w:rsidR="00A65712" w:rsidRPr="00E9468B" w:rsidRDefault="00A65712" w:rsidP="00FE18A3">
            <w:pPr>
              <w:tabs>
                <w:tab w:val="left" w:pos="1152"/>
              </w:tabs>
              <w:rPr>
                <w:b/>
                <w:i/>
                <w:iCs/>
                <w:sz w:val="26"/>
                <w:szCs w:val="26"/>
                <w:lang w:val="en-US"/>
              </w:rPr>
            </w:pPr>
            <w:r w:rsidRPr="00E9468B">
              <w:rPr>
                <w:b/>
                <w:i/>
                <w:iCs/>
                <w:sz w:val="26"/>
                <w:szCs w:val="26"/>
                <w:lang w:val="en-US"/>
              </w:rPr>
              <w:t>5.</w:t>
            </w:r>
            <w:r w:rsidR="00FE18A3">
              <w:rPr>
                <w:b/>
                <w:i/>
                <w:iCs/>
                <w:sz w:val="26"/>
                <w:szCs w:val="26"/>
                <w:lang w:val="en-US"/>
              </w:rPr>
              <w:t>4</w:t>
            </w:r>
            <w:r w:rsidRPr="00E9468B">
              <w:rPr>
                <w:b/>
                <w:i/>
                <w:iCs/>
                <w:sz w:val="26"/>
                <w:szCs w:val="26"/>
                <w:lang w:val="en-US"/>
              </w:rPr>
              <w:t>. Các Bộ có</w:t>
            </w:r>
            <w:r>
              <w:rPr>
                <w:b/>
                <w:i/>
                <w:iCs/>
                <w:sz w:val="26"/>
                <w:szCs w:val="26"/>
                <w:lang w:val="en-US"/>
              </w:rPr>
              <w:t xml:space="preserve"> thêm</w:t>
            </w:r>
            <w:r w:rsidRPr="00E9468B">
              <w:rPr>
                <w:b/>
                <w:i/>
                <w:iCs/>
                <w:sz w:val="26"/>
                <w:szCs w:val="26"/>
                <w:lang w:val="en-US"/>
              </w:rPr>
              <w:t xml:space="preserve"> biểu báo cáo riêng</w:t>
            </w:r>
          </w:p>
        </w:tc>
      </w:tr>
      <w:tr w:rsidR="00A65712" w:rsidRPr="005C1899" w14:paraId="5D06C536" w14:textId="77777777" w:rsidTr="00175AD3">
        <w:trPr>
          <w:trHeight w:val="449"/>
          <w:tblHeader/>
        </w:trPr>
        <w:tc>
          <w:tcPr>
            <w:tcW w:w="0" w:type="auto"/>
            <w:gridSpan w:val="5"/>
            <w:shd w:val="clear" w:color="auto" w:fill="FFFFFF"/>
            <w:tcMar>
              <w:top w:w="0" w:type="dxa"/>
              <w:left w:w="45" w:type="dxa"/>
              <w:bottom w:w="0" w:type="dxa"/>
              <w:right w:w="45" w:type="dxa"/>
            </w:tcMar>
            <w:vAlign w:val="center"/>
            <w:hideMark/>
          </w:tcPr>
          <w:p w14:paraId="62C28F77" w14:textId="0DBB30F6" w:rsidR="00A65712" w:rsidRPr="00E9468B" w:rsidRDefault="00A65712" w:rsidP="00A65712">
            <w:pPr>
              <w:tabs>
                <w:tab w:val="left" w:pos="1152"/>
              </w:tabs>
              <w:rPr>
                <w:b/>
                <w:i/>
                <w:iCs/>
                <w:sz w:val="26"/>
                <w:szCs w:val="26"/>
                <w:lang w:val="en-US"/>
              </w:rPr>
            </w:pPr>
            <w:r>
              <w:rPr>
                <w:b/>
                <w:i/>
                <w:iCs/>
                <w:sz w:val="26"/>
                <w:szCs w:val="26"/>
                <w:lang w:val="en-US"/>
              </w:rPr>
              <w:t>a) Bộ Xây dự</w:t>
            </w:r>
            <w:r w:rsidRPr="00E9468B">
              <w:rPr>
                <w:b/>
                <w:i/>
                <w:iCs/>
                <w:sz w:val="26"/>
                <w:szCs w:val="26"/>
                <w:lang w:val="en-US"/>
              </w:rPr>
              <w:t>ng (02 biểu)</w:t>
            </w:r>
          </w:p>
        </w:tc>
      </w:tr>
      <w:tr w:rsidR="0087567C" w:rsidRPr="005C1899" w14:paraId="2D858472" w14:textId="77777777" w:rsidTr="006701F6">
        <w:trPr>
          <w:trHeight w:val="795"/>
          <w:tblHeader/>
        </w:trPr>
        <w:tc>
          <w:tcPr>
            <w:tcW w:w="0" w:type="auto"/>
            <w:shd w:val="clear" w:color="auto" w:fill="FFFFFF"/>
            <w:tcMar>
              <w:top w:w="0" w:type="dxa"/>
              <w:left w:w="45" w:type="dxa"/>
              <w:bottom w:w="0" w:type="dxa"/>
              <w:right w:w="45" w:type="dxa"/>
            </w:tcMar>
            <w:vAlign w:val="center"/>
            <w:hideMark/>
          </w:tcPr>
          <w:p w14:paraId="67C8818E" w14:textId="77777777" w:rsidR="00A65712" w:rsidRPr="0015467F" w:rsidRDefault="00A65712" w:rsidP="00A65712">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121F15BB" w14:textId="77777777" w:rsidR="00A65712" w:rsidRPr="0015467F" w:rsidRDefault="00A65712" w:rsidP="00A65712">
            <w:pPr>
              <w:tabs>
                <w:tab w:val="left" w:pos="1152"/>
              </w:tabs>
              <w:jc w:val="both"/>
              <w:rPr>
                <w:sz w:val="26"/>
                <w:szCs w:val="26"/>
                <w:lang w:val="en-US"/>
              </w:rPr>
            </w:pPr>
            <w:r w:rsidRPr="0015467F">
              <w:rPr>
                <w:sz w:val="26"/>
                <w:szCs w:val="26"/>
                <w:lang w:val="en-US"/>
              </w:rPr>
              <w:t>16c/TP/ĐKBPBĐ</w:t>
            </w:r>
          </w:p>
        </w:tc>
        <w:tc>
          <w:tcPr>
            <w:tcW w:w="0" w:type="auto"/>
            <w:shd w:val="clear" w:color="auto" w:fill="FFFFFF"/>
            <w:tcMar>
              <w:top w:w="0" w:type="dxa"/>
              <w:left w:w="45" w:type="dxa"/>
              <w:bottom w:w="0" w:type="dxa"/>
              <w:right w:w="45" w:type="dxa"/>
            </w:tcMar>
            <w:vAlign w:val="center"/>
            <w:hideMark/>
          </w:tcPr>
          <w:p w14:paraId="4D91650C" w14:textId="77777777" w:rsidR="00A65712" w:rsidRPr="0015467F" w:rsidRDefault="00A65712" w:rsidP="00A65712">
            <w:pPr>
              <w:tabs>
                <w:tab w:val="left" w:pos="1152"/>
              </w:tabs>
              <w:jc w:val="both"/>
              <w:rPr>
                <w:sz w:val="26"/>
                <w:szCs w:val="26"/>
                <w:lang w:val="en-US"/>
              </w:rPr>
            </w:pPr>
            <w:r w:rsidRPr="0015467F">
              <w:rPr>
                <w:sz w:val="26"/>
                <w:szCs w:val="26"/>
                <w:lang w:val="en-US"/>
              </w:rPr>
              <w:t>Kết quả đăng ký, cung cấp thông tin về biện pháp bảo đảm bằng tàu bay</w:t>
            </w:r>
          </w:p>
        </w:tc>
        <w:tc>
          <w:tcPr>
            <w:tcW w:w="0" w:type="auto"/>
            <w:shd w:val="clear" w:color="auto" w:fill="FFFFFF"/>
            <w:tcMar>
              <w:top w:w="0" w:type="dxa"/>
              <w:left w:w="45" w:type="dxa"/>
              <w:bottom w:w="0" w:type="dxa"/>
              <w:right w:w="45" w:type="dxa"/>
            </w:tcMar>
            <w:vAlign w:val="center"/>
            <w:hideMark/>
          </w:tcPr>
          <w:p w14:paraId="5DDE6D73" w14:textId="3C767654"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3919CACA" w14:textId="77777777" w:rsidR="00A65712" w:rsidRPr="0015467F" w:rsidRDefault="00A65712" w:rsidP="00A65712">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51F43D74" w14:textId="77777777" w:rsidTr="006701F6">
        <w:trPr>
          <w:trHeight w:val="690"/>
          <w:tblHeader/>
        </w:trPr>
        <w:tc>
          <w:tcPr>
            <w:tcW w:w="0" w:type="auto"/>
            <w:shd w:val="clear" w:color="auto" w:fill="FFFFFF"/>
            <w:tcMar>
              <w:top w:w="0" w:type="dxa"/>
              <w:left w:w="45" w:type="dxa"/>
              <w:bottom w:w="0" w:type="dxa"/>
              <w:right w:w="45" w:type="dxa"/>
            </w:tcMar>
            <w:vAlign w:val="center"/>
            <w:hideMark/>
          </w:tcPr>
          <w:p w14:paraId="7636D3D1" w14:textId="77777777" w:rsidR="00A65712" w:rsidRPr="0015467F" w:rsidRDefault="00A65712" w:rsidP="00A65712">
            <w:pPr>
              <w:tabs>
                <w:tab w:val="left" w:pos="1152"/>
              </w:tabs>
              <w:jc w:val="center"/>
              <w:rPr>
                <w:sz w:val="26"/>
                <w:szCs w:val="26"/>
                <w:lang w:val="en-US"/>
              </w:rPr>
            </w:pPr>
            <w:r w:rsidRPr="0015467F">
              <w:rPr>
                <w:sz w:val="26"/>
                <w:szCs w:val="26"/>
                <w:lang w:val="en-US"/>
              </w:rPr>
              <w:t>2</w:t>
            </w:r>
          </w:p>
        </w:tc>
        <w:tc>
          <w:tcPr>
            <w:tcW w:w="0" w:type="auto"/>
            <w:shd w:val="clear" w:color="auto" w:fill="FFFFFF"/>
            <w:tcMar>
              <w:top w:w="0" w:type="dxa"/>
              <w:left w:w="45" w:type="dxa"/>
              <w:bottom w:w="0" w:type="dxa"/>
              <w:right w:w="45" w:type="dxa"/>
            </w:tcMar>
            <w:vAlign w:val="center"/>
            <w:hideMark/>
          </w:tcPr>
          <w:p w14:paraId="3068E0ED" w14:textId="77777777" w:rsidR="00A65712" w:rsidRPr="0015467F" w:rsidRDefault="00A65712" w:rsidP="00A65712">
            <w:pPr>
              <w:tabs>
                <w:tab w:val="left" w:pos="1152"/>
              </w:tabs>
              <w:jc w:val="both"/>
              <w:rPr>
                <w:sz w:val="26"/>
                <w:szCs w:val="26"/>
                <w:lang w:val="en-US"/>
              </w:rPr>
            </w:pPr>
            <w:r w:rsidRPr="0015467F">
              <w:rPr>
                <w:sz w:val="26"/>
                <w:szCs w:val="26"/>
                <w:lang w:val="en-US"/>
              </w:rPr>
              <w:t>16d/TP/ĐKBPBĐ</w:t>
            </w:r>
          </w:p>
        </w:tc>
        <w:tc>
          <w:tcPr>
            <w:tcW w:w="0" w:type="auto"/>
            <w:shd w:val="clear" w:color="auto" w:fill="FFFFFF"/>
            <w:tcMar>
              <w:top w:w="0" w:type="dxa"/>
              <w:left w:w="45" w:type="dxa"/>
              <w:bottom w:w="0" w:type="dxa"/>
              <w:right w:w="45" w:type="dxa"/>
            </w:tcMar>
            <w:vAlign w:val="center"/>
            <w:hideMark/>
          </w:tcPr>
          <w:p w14:paraId="4289C26F" w14:textId="77777777" w:rsidR="00A65712" w:rsidRPr="0015467F" w:rsidRDefault="00A65712" w:rsidP="00A65712">
            <w:pPr>
              <w:tabs>
                <w:tab w:val="left" w:pos="1152"/>
              </w:tabs>
              <w:jc w:val="both"/>
              <w:rPr>
                <w:sz w:val="26"/>
                <w:szCs w:val="26"/>
                <w:lang w:val="en-US"/>
              </w:rPr>
            </w:pPr>
            <w:r w:rsidRPr="0015467F">
              <w:rPr>
                <w:sz w:val="26"/>
                <w:szCs w:val="26"/>
                <w:lang w:val="en-US"/>
              </w:rPr>
              <w:t>Kết quả đăng ký, cung cấp thông tin về biện pháp bảo đảm bằng tàu biển</w:t>
            </w:r>
          </w:p>
        </w:tc>
        <w:tc>
          <w:tcPr>
            <w:tcW w:w="0" w:type="auto"/>
            <w:shd w:val="clear" w:color="auto" w:fill="FFFFFF"/>
            <w:tcMar>
              <w:top w:w="0" w:type="dxa"/>
              <w:left w:w="45" w:type="dxa"/>
              <w:bottom w:w="0" w:type="dxa"/>
              <w:right w:w="45" w:type="dxa"/>
            </w:tcMar>
            <w:vAlign w:val="center"/>
            <w:hideMark/>
          </w:tcPr>
          <w:p w14:paraId="39F4EA1A" w14:textId="6128711B"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03C5AFC1" w14:textId="77777777" w:rsidR="00A65712" w:rsidRPr="0015467F" w:rsidRDefault="00A65712" w:rsidP="00A65712">
            <w:pPr>
              <w:tabs>
                <w:tab w:val="left" w:pos="1152"/>
              </w:tabs>
              <w:jc w:val="both"/>
              <w:rPr>
                <w:sz w:val="26"/>
                <w:szCs w:val="26"/>
                <w:lang w:val="en-US"/>
              </w:rPr>
            </w:pPr>
            <w:r w:rsidRPr="0015467F">
              <w:rPr>
                <w:sz w:val="26"/>
                <w:szCs w:val="26"/>
                <w:lang w:val="en-US"/>
              </w:rPr>
              <w:t>Bộ Tư pháp (Cục Kế hoạch - Tài chính)</w:t>
            </w:r>
          </w:p>
        </w:tc>
      </w:tr>
      <w:tr w:rsidR="00A65712" w:rsidRPr="005C1899" w14:paraId="1F74BA95" w14:textId="77777777" w:rsidTr="00EC2C80">
        <w:trPr>
          <w:trHeight w:val="345"/>
          <w:tblHeader/>
        </w:trPr>
        <w:tc>
          <w:tcPr>
            <w:tcW w:w="0" w:type="auto"/>
            <w:gridSpan w:val="5"/>
            <w:shd w:val="clear" w:color="auto" w:fill="FFFFFF"/>
            <w:tcMar>
              <w:top w:w="0" w:type="dxa"/>
              <w:left w:w="45" w:type="dxa"/>
              <w:bottom w:w="0" w:type="dxa"/>
              <w:right w:w="45" w:type="dxa"/>
            </w:tcMar>
            <w:vAlign w:val="center"/>
            <w:hideMark/>
          </w:tcPr>
          <w:p w14:paraId="21E669C7" w14:textId="77777777" w:rsidR="00A65712" w:rsidRPr="00E9468B" w:rsidRDefault="00A65712" w:rsidP="00A65712">
            <w:pPr>
              <w:tabs>
                <w:tab w:val="left" w:pos="1152"/>
              </w:tabs>
              <w:jc w:val="both"/>
              <w:rPr>
                <w:b/>
                <w:i/>
                <w:iCs/>
                <w:sz w:val="26"/>
                <w:szCs w:val="26"/>
                <w:lang w:val="en-US"/>
              </w:rPr>
            </w:pPr>
            <w:r w:rsidRPr="00E9468B">
              <w:rPr>
                <w:b/>
                <w:i/>
                <w:iCs/>
                <w:sz w:val="26"/>
                <w:szCs w:val="26"/>
                <w:lang w:val="en-US"/>
              </w:rPr>
              <w:t>b) Bộ Ngoại giao (02 biểu)</w:t>
            </w:r>
          </w:p>
        </w:tc>
      </w:tr>
      <w:tr w:rsidR="0087567C" w:rsidRPr="005C1899" w14:paraId="2F6B2613" w14:textId="77777777" w:rsidTr="00175AD3">
        <w:trPr>
          <w:trHeight w:val="822"/>
          <w:tblHeader/>
        </w:trPr>
        <w:tc>
          <w:tcPr>
            <w:tcW w:w="0" w:type="auto"/>
            <w:shd w:val="clear" w:color="auto" w:fill="FFFFFF"/>
            <w:tcMar>
              <w:top w:w="0" w:type="dxa"/>
              <w:left w:w="45" w:type="dxa"/>
              <w:bottom w:w="0" w:type="dxa"/>
              <w:right w:w="45" w:type="dxa"/>
            </w:tcMar>
            <w:vAlign w:val="center"/>
            <w:hideMark/>
          </w:tcPr>
          <w:p w14:paraId="5C269DF3" w14:textId="77777777" w:rsidR="00A65712" w:rsidRPr="0015467F" w:rsidRDefault="00A65712" w:rsidP="00A65712">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5086597B" w14:textId="142941AE" w:rsidR="00A65712" w:rsidRPr="0015467F" w:rsidRDefault="00A65712" w:rsidP="00A65712">
            <w:pPr>
              <w:tabs>
                <w:tab w:val="left" w:pos="1152"/>
              </w:tabs>
              <w:jc w:val="both"/>
              <w:rPr>
                <w:sz w:val="26"/>
                <w:szCs w:val="26"/>
                <w:lang w:val="en-US"/>
              </w:rPr>
            </w:pPr>
            <w:r>
              <w:rPr>
                <w:sz w:val="26"/>
                <w:szCs w:val="26"/>
                <w:lang w:val="en-US"/>
              </w:rPr>
              <w:t>08d/TP/CNT</w:t>
            </w:r>
            <w:r w:rsidRPr="0015467F">
              <w:rPr>
                <w:sz w:val="26"/>
                <w:szCs w:val="26"/>
                <w:lang w:val="en-US"/>
              </w:rPr>
              <w:t>N</w:t>
            </w:r>
          </w:p>
        </w:tc>
        <w:tc>
          <w:tcPr>
            <w:tcW w:w="0" w:type="auto"/>
            <w:shd w:val="clear" w:color="auto" w:fill="FFFFFF"/>
            <w:tcMar>
              <w:top w:w="0" w:type="dxa"/>
              <w:left w:w="45" w:type="dxa"/>
              <w:bottom w:w="0" w:type="dxa"/>
              <w:right w:w="45" w:type="dxa"/>
            </w:tcMar>
            <w:vAlign w:val="center"/>
            <w:hideMark/>
          </w:tcPr>
          <w:p w14:paraId="4D23943B" w14:textId="77777777" w:rsidR="00A65712" w:rsidRPr="0015467F" w:rsidRDefault="00A65712" w:rsidP="00A65712">
            <w:pPr>
              <w:tabs>
                <w:tab w:val="left" w:pos="1152"/>
              </w:tabs>
              <w:jc w:val="both"/>
              <w:rPr>
                <w:sz w:val="26"/>
                <w:szCs w:val="26"/>
                <w:lang w:val="en-US"/>
              </w:rPr>
            </w:pPr>
            <w:r w:rsidRPr="0015467F">
              <w:rPr>
                <w:sz w:val="26"/>
                <w:szCs w:val="26"/>
                <w:lang w:val="en-US"/>
              </w:rPr>
              <w:t>Kết quả đăng ký nuôi con nuôi trong nước tại cơ quan đại diện Việt Nam ở nước ngoài</w:t>
            </w:r>
          </w:p>
        </w:tc>
        <w:tc>
          <w:tcPr>
            <w:tcW w:w="0" w:type="auto"/>
            <w:shd w:val="clear" w:color="auto" w:fill="FFFFFF"/>
            <w:tcMar>
              <w:top w:w="0" w:type="dxa"/>
              <w:left w:w="45" w:type="dxa"/>
              <w:bottom w:w="0" w:type="dxa"/>
              <w:right w:w="45" w:type="dxa"/>
            </w:tcMar>
            <w:vAlign w:val="center"/>
            <w:hideMark/>
          </w:tcPr>
          <w:p w14:paraId="68FA7F63" w14:textId="67880CB8" w:rsidR="00A65712" w:rsidRPr="0015467F" w:rsidRDefault="00A65712" w:rsidP="00A65712">
            <w:pPr>
              <w:tabs>
                <w:tab w:val="left" w:pos="1152"/>
              </w:tabs>
              <w:jc w:val="center"/>
              <w:rPr>
                <w:sz w:val="26"/>
                <w:szCs w:val="26"/>
                <w:lang w:val="en-US"/>
              </w:rPr>
            </w:pPr>
            <w:r>
              <w:rPr>
                <w:sz w:val="26"/>
                <w:szCs w:val="26"/>
                <w:lang w:val="en-US"/>
              </w:rPr>
              <w:t>Tròn năm</w:t>
            </w:r>
          </w:p>
        </w:tc>
        <w:tc>
          <w:tcPr>
            <w:tcW w:w="0" w:type="auto"/>
            <w:shd w:val="clear" w:color="auto" w:fill="FFFFFF"/>
            <w:tcMar>
              <w:top w:w="0" w:type="dxa"/>
              <w:left w:w="45" w:type="dxa"/>
              <w:bottom w:w="0" w:type="dxa"/>
              <w:right w:w="45" w:type="dxa"/>
            </w:tcMar>
            <w:vAlign w:val="center"/>
            <w:hideMark/>
          </w:tcPr>
          <w:p w14:paraId="6CF5DEA4" w14:textId="77777777" w:rsidR="00A65712" w:rsidRPr="0015467F" w:rsidRDefault="00A65712" w:rsidP="00A65712">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4D1B2E0B" w14:textId="77777777" w:rsidTr="006701F6">
        <w:trPr>
          <w:trHeight w:val="630"/>
          <w:tblHeader/>
        </w:trPr>
        <w:tc>
          <w:tcPr>
            <w:tcW w:w="0" w:type="auto"/>
            <w:shd w:val="clear" w:color="auto" w:fill="FFFFFF"/>
            <w:tcMar>
              <w:top w:w="0" w:type="dxa"/>
              <w:left w:w="45" w:type="dxa"/>
              <w:bottom w:w="0" w:type="dxa"/>
              <w:right w:w="45" w:type="dxa"/>
            </w:tcMar>
            <w:vAlign w:val="center"/>
            <w:hideMark/>
          </w:tcPr>
          <w:p w14:paraId="3CA08157" w14:textId="77777777" w:rsidR="00A65712" w:rsidRPr="0015467F" w:rsidRDefault="00A65712" w:rsidP="00A65712">
            <w:pPr>
              <w:tabs>
                <w:tab w:val="left" w:pos="1152"/>
              </w:tabs>
              <w:jc w:val="center"/>
              <w:rPr>
                <w:sz w:val="26"/>
                <w:szCs w:val="26"/>
                <w:lang w:val="en-US"/>
              </w:rPr>
            </w:pPr>
            <w:r w:rsidRPr="0015467F">
              <w:rPr>
                <w:sz w:val="26"/>
                <w:szCs w:val="26"/>
                <w:lang w:val="en-US"/>
              </w:rPr>
              <w:t>2</w:t>
            </w:r>
          </w:p>
        </w:tc>
        <w:tc>
          <w:tcPr>
            <w:tcW w:w="0" w:type="auto"/>
            <w:shd w:val="clear" w:color="auto" w:fill="FFFFFF"/>
            <w:tcMar>
              <w:top w:w="0" w:type="dxa"/>
              <w:left w:w="45" w:type="dxa"/>
              <w:bottom w:w="0" w:type="dxa"/>
              <w:right w:w="45" w:type="dxa"/>
            </w:tcMar>
            <w:vAlign w:val="center"/>
            <w:hideMark/>
          </w:tcPr>
          <w:p w14:paraId="748EC9A8" w14:textId="77777777" w:rsidR="00A65712" w:rsidRPr="0015467F" w:rsidRDefault="00A65712" w:rsidP="00A65712">
            <w:pPr>
              <w:tabs>
                <w:tab w:val="left" w:pos="1152"/>
              </w:tabs>
              <w:jc w:val="both"/>
              <w:rPr>
                <w:sz w:val="26"/>
                <w:szCs w:val="26"/>
                <w:lang w:val="en-US"/>
              </w:rPr>
            </w:pPr>
            <w:r w:rsidRPr="0015467F">
              <w:rPr>
                <w:sz w:val="26"/>
                <w:szCs w:val="26"/>
                <w:lang w:val="en-US"/>
              </w:rPr>
              <w:t>09c/TP/CT</w:t>
            </w:r>
          </w:p>
        </w:tc>
        <w:tc>
          <w:tcPr>
            <w:tcW w:w="0" w:type="auto"/>
            <w:shd w:val="clear" w:color="auto" w:fill="FFFFFF"/>
            <w:tcMar>
              <w:top w:w="0" w:type="dxa"/>
              <w:left w:w="45" w:type="dxa"/>
              <w:bottom w:w="0" w:type="dxa"/>
              <w:right w:w="45" w:type="dxa"/>
            </w:tcMar>
            <w:vAlign w:val="center"/>
            <w:hideMark/>
          </w:tcPr>
          <w:p w14:paraId="24DB372E" w14:textId="77777777" w:rsidR="00A65712" w:rsidRPr="0015467F" w:rsidRDefault="00A65712" w:rsidP="00A65712">
            <w:pPr>
              <w:tabs>
                <w:tab w:val="left" w:pos="1152"/>
              </w:tabs>
              <w:jc w:val="both"/>
              <w:rPr>
                <w:sz w:val="26"/>
                <w:szCs w:val="26"/>
                <w:lang w:val="en-US"/>
              </w:rPr>
            </w:pPr>
            <w:r w:rsidRPr="0015467F">
              <w:rPr>
                <w:sz w:val="26"/>
                <w:szCs w:val="26"/>
                <w:lang w:val="en-US"/>
              </w:rPr>
              <w:t>Kết quả chứng thực của các cơ quan đại diện Việt Nam ở nước ngoài</w:t>
            </w:r>
          </w:p>
        </w:tc>
        <w:tc>
          <w:tcPr>
            <w:tcW w:w="0" w:type="auto"/>
            <w:shd w:val="clear" w:color="auto" w:fill="FFFFFF"/>
            <w:tcMar>
              <w:top w:w="0" w:type="dxa"/>
              <w:left w:w="45" w:type="dxa"/>
              <w:bottom w:w="0" w:type="dxa"/>
              <w:right w:w="45" w:type="dxa"/>
            </w:tcMar>
            <w:vAlign w:val="center"/>
            <w:hideMark/>
          </w:tcPr>
          <w:p w14:paraId="08E0B103" w14:textId="695CEEF8" w:rsidR="00A65712" w:rsidRPr="0015467F" w:rsidRDefault="00A65712" w:rsidP="00A65712">
            <w:pPr>
              <w:tabs>
                <w:tab w:val="left" w:pos="1152"/>
              </w:tabs>
              <w:jc w:val="center"/>
              <w:rPr>
                <w:sz w:val="26"/>
                <w:szCs w:val="26"/>
                <w:lang w:val="en-US"/>
              </w:rPr>
            </w:pPr>
            <w:r>
              <w:rPr>
                <w:sz w:val="26"/>
                <w:szCs w:val="26"/>
                <w:lang w:val="en-US"/>
              </w:rPr>
              <w:t>Tròn năm</w:t>
            </w:r>
          </w:p>
        </w:tc>
        <w:tc>
          <w:tcPr>
            <w:tcW w:w="0" w:type="auto"/>
            <w:shd w:val="clear" w:color="auto" w:fill="FFFFFF"/>
            <w:tcMar>
              <w:top w:w="0" w:type="dxa"/>
              <w:left w:w="45" w:type="dxa"/>
              <w:bottom w:w="0" w:type="dxa"/>
              <w:right w:w="45" w:type="dxa"/>
            </w:tcMar>
            <w:vAlign w:val="center"/>
            <w:hideMark/>
          </w:tcPr>
          <w:p w14:paraId="2EF376A4" w14:textId="77777777" w:rsidR="00A65712" w:rsidRPr="0015467F" w:rsidRDefault="00A65712" w:rsidP="00A65712">
            <w:pPr>
              <w:tabs>
                <w:tab w:val="left" w:pos="1152"/>
              </w:tabs>
              <w:jc w:val="both"/>
              <w:rPr>
                <w:sz w:val="26"/>
                <w:szCs w:val="26"/>
                <w:lang w:val="en-US"/>
              </w:rPr>
            </w:pPr>
            <w:r w:rsidRPr="0015467F">
              <w:rPr>
                <w:sz w:val="26"/>
                <w:szCs w:val="26"/>
                <w:lang w:val="en-US"/>
              </w:rPr>
              <w:t>Bộ Tư pháp (Cục Kế hoạch - Tài chính)</w:t>
            </w:r>
          </w:p>
        </w:tc>
      </w:tr>
      <w:tr w:rsidR="00B91761" w:rsidRPr="005C1899" w14:paraId="767D5DEF" w14:textId="77777777" w:rsidTr="004525EC">
        <w:trPr>
          <w:trHeight w:val="533"/>
          <w:tblHeader/>
        </w:trPr>
        <w:tc>
          <w:tcPr>
            <w:tcW w:w="0" w:type="auto"/>
            <w:gridSpan w:val="5"/>
            <w:shd w:val="clear" w:color="auto" w:fill="FFFFFF"/>
            <w:tcMar>
              <w:top w:w="0" w:type="dxa"/>
              <w:left w:w="45" w:type="dxa"/>
              <w:bottom w:w="0" w:type="dxa"/>
              <w:right w:w="45" w:type="dxa"/>
            </w:tcMar>
            <w:vAlign w:val="center"/>
            <w:hideMark/>
          </w:tcPr>
          <w:p w14:paraId="29DF4C43" w14:textId="6BDFBC05" w:rsidR="00B91761" w:rsidRPr="00E9468B" w:rsidRDefault="00B91761" w:rsidP="00B91761">
            <w:pPr>
              <w:tabs>
                <w:tab w:val="left" w:pos="1152"/>
              </w:tabs>
              <w:jc w:val="both"/>
              <w:rPr>
                <w:b/>
                <w:i/>
                <w:iCs/>
                <w:sz w:val="26"/>
                <w:szCs w:val="26"/>
                <w:lang w:val="en-US"/>
              </w:rPr>
            </w:pPr>
            <w:r w:rsidRPr="00E9468B">
              <w:rPr>
                <w:b/>
                <w:i/>
                <w:iCs/>
                <w:sz w:val="26"/>
                <w:szCs w:val="26"/>
                <w:lang w:val="en-US"/>
              </w:rPr>
              <w:t>5.</w:t>
            </w:r>
            <w:r>
              <w:rPr>
                <w:b/>
                <w:i/>
                <w:iCs/>
                <w:sz w:val="26"/>
                <w:szCs w:val="26"/>
                <w:lang w:val="en-US"/>
              </w:rPr>
              <w:t>5</w:t>
            </w:r>
            <w:r w:rsidRPr="00E9468B">
              <w:rPr>
                <w:b/>
                <w:i/>
                <w:iCs/>
                <w:sz w:val="26"/>
                <w:szCs w:val="26"/>
                <w:lang w:val="en-US"/>
              </w:rPr>
              <w:t xml:space="preserve">. </w:t>
            </w:r>
            <w:r>
              <w:rPr>
                <w:b/>
                <w:i/>
                <w:iCs/>
                <w:sz w:val="26"/>
                <w:szCs w:val="26"/>
                <w:lang w:val="en-US"/>
              </w:rPr>
              <w:t>Cơ quan Ủy ban Trung ương Mặt trận Tổ quốc Việt Nam</w:t>
            </w:r>
            <w:r w:rsidRPr="00E9468B">
              <w:rPr>
                <w:b/>
                <w:i/>
                <w:iCs/>
                <w:sz w:val="26"/>
                <w:szCs w:val="26"/>
                <w:lang w:val="en-US"/>
              </w:rPr>
              <w:t xml:space="preserve"> (01 biểu)</w:t>
            </w:r>
          </w:p>
        </w:tc>
      </w:tr>
      <w:tr w:rsidR="0087567C" w:rsidRPr="005C1899" w14:paraId="44B5BD85" w14:textId="77777777" w:rsidTr="004525EC">
        <w:trPr>
          <w:trHeight w:val="1112"/>
          <w:tblHeader/>
        </w:trPr>
        <w:tc>
          <w:tcPr>
            <w:tcW w:w="0" w:type="auto"/>
            <w:shd w:val="clear" w:color="auto" w:fill="FFFFFF"/>
            <w:tcMar>
              <w:top w:w="0" w:type="dxa"/>
              <w:left w:w="45" w:type="dxa"/>
              <w:bottom w:w="0" w:type="dxa"/>
              <w:right w:w="45" w:type="dxa"/>
            </w:tcMar>
            <w:vAlign w:val="center"/>
            <w:hideMark/>
          </w:tcPr>
          <w:p w14:paraId="4289917C" w14:textId="77777777" w:rsidR="00B91761" w:rsidRPr="0015467F" w:rsidRDefault="00B91761" w:rsidP="00B91761">
            <w:pPr>
              <w:tabs>
                <w:tab w:val="left" w:pos="1152"/>
              </w:tabs>
              <w:jc w:val="center"/>
              <w:rPr>
                <w:sz w:val="26"/>
                <w:szCs w:val="26"/>
                <w:lang w:val="en-US"/>
              </w:rPr>
            </w:pPr>
            <w:r w:rsidRPr="0015467F">
              <w:rPr>
                <w:sz w:val="26"/>
                <w:szCs w:val="26"/>
                <w:lang w:val="en-US"/>
              </w:rPr>
              <w:lastRenderedPageBreak/>
              <w:t>1</w:t>
            </w:r>
          </w:p>
        </w:tc>
        <w:tc>
          <w:tcPr>
            <w:tcW w:w="0" w:type="auto"/>
            <w:shd w:val="clear" w:color="auto" w:fill="FFFFFF"/>
            <w:tcMar>
              <w:top w:w="0" w:type="dxa"/>
              <w:left w:w="45" w:type="dxa"/>
              <w:bottom w:w="0" w:type="dxa"/>
              <w:right w:w="45" w:type="dxa"/>
            </w:tcMar>
            <w:vAlign w:val="center"/>
            <w:hideMark/>
          </w:tcPr>
          <w:p w14:paraId="329F1F09" w14:textId="30FCF8EB" w:rsidR="00B91761" w:rsidRPr="0015467F" w:rsidRDefault="00B91761" w:rsidP="00B91761">
            <w:pPr>
              <w:tabs>
                <w:tab w:val="left" w:pos="1152"/>
              </w:tabs>
              <w:jc w:val="both"/>
              <w:rPr>
                <w:sz w:val="26"/>
                <w:szCs w:val="26"/>
                <w:lang w:val="en-US"/>
              </w:rPr>
            </w:pPr>
            <w:r w:rsidRPr="0015467F">
              <w:rPr>
                <w:sz w:val="26"/>
                <w:szCs w:val="26"/>
                <w:lang w:val="en-US"/>
              </w:rPr>
              <w:t>04d/TP/PBGDPL</w:t>
            </w:r>
          </w:p>
        </w:tc>
        <w:tc>
          <w:tcPr>
            <w:tcW w:w="0" w:type="auto"/>
            <w:shd w:val="clear" w:color="auto" w:fill="FFFFFF"/>
            <w:tcMar>
              <w:top w:w="0" w:type="dxa"/>
              <w:left w:w="45" w:type="dxa"/>
              <w:bottom w:w="0" w:type="dxa"/>
              <w:right w:w="45" w:type="dxa"/>
            </w:tcMar>
            <w:vAlign w:val="center"/>
            <w:hideMark/>
          </w:tcPr>
          <w:p w14:paraId="1D765FB5" w14:textId="5F82D164" w:rsidR="00B91761" w:rsidRPr="0015467F" w:rsidRDefault="00B91761" w:rsidP="00B91761">
            <w:pPr>
              <w:tabs>
                <w:tab w:val="left" w:pos="1152"/>
              </w:tabs>
              <w:jc w:val="both"/>
              <w:rPr>
                <w:sz w:val="26"/>
                <w:szCs w:val="26"/>
                <w:lang w:val="en-US"/>
              </w:rPr>
            </w:pPr>
            <w:r w:rsidRPr="0015467F">
              <w:rPr>
                <w:sz w:val="26"/>
                <w:szCs w:val="26"/>
                <w:lang w:val="en-US"/>
              </w:rPr>
              <w:t xml:space="preserve">Kết quả công tác phổ biến giáo dục pháp luật tại các bộ, cơ quan ngang bộ, cơ quan thuộc </w:t>
            </w:r>
            <w:r>
              <w:rPr>
                <w:sz w:val="26"/>
                <w:szCs w:val="26"/>
                <w:lang w:val="en-US"/>
              </w:rPr>
              <w:t>C</w:t>
            </w:r>
            <w:r w:rsidRPr="0015467F">
              <w:rPr>
                <w:sz w:val="26"/>
                <w:szCs w:val="26"/>
                <w:lang w:val="en-US"/>
              </w:rPr>
              <w:t>hính phủ</w:t>
            </w:r>
            <w:r>
              <w:rPr>
                <w:sz w:val="26"/>
                <w:szCs w:val="26"/>
                <w:lang w:val="en-US"/>
              </w:rPr>
              <w:t xml:space="preserve"> và Cơ quan Ủy ban Trung ương Mặt trận Tổ quốc Việt Nam</w:t>
            </w:r>
          </w:p>
        </w:tc>
        <w:tc>
          <w:tcPr>
            <w:tcW w:w="0" w:type="auto"/>
            <w:shd w:val="clear" w:color="auto" w:fill="FFFFFF"/>
            <w:tcMar>
              <w:top w:w="0" w:type="dxa"/>
              <w:left w:w="45" w:type="dxa"/>
              <w:bottom w:w="0" w:type="dxa"/>
              <w:right w:w="45" w:type="dxa"/>
            </w:tcMar>
            <w:vAlign w:val="center"/>
            <w:hideMark/>
          </w:tcPr>
          <w:p w14:paraId="61426883" w14:textId="1A3E7488" w:rsidR="00B91761" w:rsidRPr="0015467F" w:rsidRDefault="00B91761" w:rsidP="00B91761">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4BB0478D" w14:textId="256A1EA6" w:rsidR="00B91761" w:rsidRPr="00230E5E" w:rsidRDefault="00B91761" w:rsidP="00B91761">
            <w:pPr>
              <w:tabs>
                <w:tab w:val="left" w:pos="1152"/>
              </w:tabs>
              <w:jc w:val="both"/>
              <w:rPr>
                <w:spacing w:val="-6"/>
                <w:sz w:val="26"/>
                <w:szCs w:val="26"/>
                <w:lang w:val="en-US"/>
              </w:rPr>
            </w:pPr>
            <w:r w:rsidRPr="0015467F">
              <w:rPr>
                <w:sz w:val="26"/>
                <w:szCs w:val="26"/>
                <w:lang w:val="en-US"/>
              </w:rPr>
              <w:t>Bộ Tư pháp (Cục Kế hoạch - Tài chính)</w:t>
            </w:r>
          </w:p>
        </w:tc>
      </w:tr>
      <w:tr w:rsidR="00A65712" w:rsidRPr="005C1899" w14:paraId="23539752" w14:textId="77777777" w:rsidTr="00E229FD">
        <w:trPr>
          <w:trHeight w:val="533"/>
          <w:tblHeader/>
        </w:trPr>
        <w:tc>
          <w:tcPr>
            <w:tcW w:w="0" w:type="auto"/>
            <w:gridSpan w:val="5"/>
            <w:shd w:val="clear" w:color="auto" w:fill="FFFFFF"/>
            <w:tcMar>
              <w:top w:w="0" w:type="dxa"/>
              <w:left w:w="45" w:type="dxa"/>
              <w:bottom w:w="0" w:type="dxa"/>
              <w:right w:w="45" w:type="dxa"/>
            </w:tcMar>
            <w:vAlign w:val="center"/>
            <w:hideMark/>
          </w:tcPr>
          <w:p w14:paraId="41819590" w14:textId="07E6D8DD" w:rsidR="00A65712" w:rsidRPr="00E9468B" w:rsidRDefault="00A65712" w:rsidP="007B2C4E">
            <w:pPr>
              <w:tabs>
                <w:tab w:val="left" w:pos="1152"/>
              </w:tabs>
              <w:jc w:val="both"/>
              <w:rPr>
                <w:b/>
                <w:i/>
                <w:iCs/>
                <w:sz w:val="26"/>
                <w:szCs w:val="26"/>
                <w:lang w:val="en-US"/>
              </w:rPr>
            </w:pPr>
            <w:r w:rsidRPr="00E9468B">
              <w:rPr>
                <w:b/>
                <w:i/>
                <w:iCs/>
                <w:sz w:val="26"/>
                <w:szCs w:val="26"/>
                <w:lang w:val="en-US"/>
              </w:rPr>
              <w:t>5.</w:t>
            </w:r>
            <w:r w:rsidR="003E71B7">
              <w:rPr>
                <w:b/>
                <w:i/>
                <w:iCs/>
                <w:sz w:val="26"/>
                <w:szCs w:val="26"/>
                <w:lang w:val="en-US"/>
              </w:rPr>
              <w:t>6</w:t>
            </w:r>
            <w:r w:rsidRPr="00E9468B">
              <w:rPr>
                <w:b/>
                <w:i/>
                <w:iCs/>
                <w:sz w:val="26"/>
                <w:szCs w:val="26"/>
                <w:lang w:val="en-US"/>
              </w:rPr>
              <w:t>. Tổ chức giám định tư pháp công lập ở Trung ương (01 biểu)</w:t>
            </w:r>
          </w:p>
        </w:tc>
      </w:tr>
      <w:tr w:rsidR="0087567C" w:rsidRPr="005C1899" w14:paraId="5E6483E3" w14:textId="77777777" w:rsidTr="0057635B">
        <w:trPr>
          <w:trHeight w:val="1112"/>
          <w:tblHeader/>
        </w:trPr>
        <w:tc>
          <w:tcPr>
            <w:tcW w:w="0" w:type="auto"/>
            <w:shd w:val="clear" w:color="auto" w:fill="FFFFFF"/>
            <w:tcMar>
              <w:top w:w="0" w:type="dxa"/>
              <w:left w:w="45" w:type="dxa"/>
              <w:bottom w:w="0" w:type="dxa"/>
              <w:right w:w="45" w:type="dxa"/>
            </w:tcMar>
            <w:vAlign w:val="center"/>
            <w:hideMark/>
          </w:tcPr>
          <w:p w14:paraId="58E0EEBE" w14:textId="77777777" w:rsidR="00A65712" w:rsidRPr="0015467F" w:rsidRDefault="00A65712" w:rsidP="00A65712">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4833D394" w14:textId="77777777" w:rsidR="00A65712" w:rsidRPr="0015467F" w:rsidRDefault="00A65712" w:rsidP="00A65712">
            <w:pPr>
              <w:tabs>
                <w:tab w:val="left" w:pos="1152"/>
              </w:tabs>
              <w:jc w:val="both"/>
              <w:rPr>
                <w:sz w:val="26"/>
                <w:szCs w:val="26"/>
                <w:lang w:val="en-US"/>
              </w:rPr>
            </w:pPr>
            <w:r w:rsidRPr="0015467F">
              <w:rPr>
                <w:sz w:val="26"/>
                <w:szCs w:val="26"/>
                <w:lang w:val="en-US"/>
              </w:rPr>
              <w:t>12a/TP/GĐTP</w:t>
            </w:r>
          </w:p>
        </w:tc>
        <w:tc>
          <w:tcPr>
            <w:tcW w:w="0" w:type="auto"/>
            <w:shd w:val="clear" w:color="auto" w:fill="FFFFFF"/>
            <w:tcMar>
              <w:top w:w="0" w:type="dxa"/>
              <w:left w:w="45" w:type="dxa"/>
              <w:bottom w:w="0" w:type="dxa"/>
              <w:right w:w="45" w:type="dxa"/>
            </w:tcMar>
            <w:vAlign w:val="center"/>
            <w:hideMark/>
          </w:tcPr>
          <w:p w14:paraId="0748A578" w14:textId="3561BF03" w:rsidR="00A65712" w:rsidRPr="0015467F" w:rsidRDefault="00A65712" w:rsidP="00A65712">
            <w:pPr>
              <w:tabs>
                <w:tab w:val="left" w:pos="1152"/>
              </w:tabs>
              <w:jc w:val="both"/>
              <w:rPr>
                <w:sz w:val="26"/>
                <w:szCs w:val="26"/>
                <w:lang w:val="en-US"/>
              </w:rPr>
            </w:pPr>
            <w:r w:rsidRPr="0015467F">
              <w:rPr>
                <w:sz w:val="26"/>
                <w:szCs w:val="26"/>
                <w:lang w:val="en-US"/>
              </w:rPr>
              <w:t xml:space="preserve">Số vụ việc đã thực hiện giám định tư pháp tại các tổ chức giám định tư pháp công lập ở </w:t>
            </w:r>
            <w:r>
              <w:rPr>
                <w:sz w:val="26"/>
                <w:szCs w:val="26"/>
                <w:lang w:val="en-US"/>
              </w:rPr>
              <w:t>trung ương/</w:t>
            </w:r>
            <w:r w:rsidRPr="0015467F">
              <w:rPr>
                <w:sz w:val="26"/>
                <w:szCs w:val="26"/>
                <w:lang w:val="en-US"/>
              </w:rPr>
              <w:t>địa phương</w:t>
            </w:r>
          </w:p>
        </w:tc>
        <w:tc>
          <w:tcPr>
            <w:tcW w:w="0" w:type="auto"/>
            <w:shd w:val="clear" w:color="auto" w:fill="FFFFFF"/>
            <w:tcMar>
              <w:top w:w="0" w:type="dxa"/>
              <w:left w:w="45" w:type="dxa"/>
              <w:bottom w:w="0" w:type="dxa"/>
              <w:right w:w="45" w:type="dxa"/>
            </w:tcMar>
            <w:vAlign w:val="center"/>
            <w:hideMark/>
          </w:tcPr>
          <w:p w14:paraId="090091C3" w14:textId="3E476043" w:rsidR="00A65712" w:rsidRPr="0015467F" w:rsidRDefault="00A65712" w:rsidP="00A65712">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75E49CE9" w14:textId="13844BD1" w:rsidR="00A65712" w:rsidRPr="00230E5E" w:rsidRDefault="00A65712" w:rsidP="00A65712">
            <w:pPr>
              <w:tabs>
                <w:tab w:val="left" w:pos="1152"/>
              </w:tabs>
              <w:jc w:val="both"/>
              <w:rPr>
                <w:spacing w:val="-6"/>
                <w:sz w:val="26"/>
                <w:szCs w:val="26"/>
                <w:lang w:val="en-US"/>
              </w:rPr>
            </w:pPr>
            <w:del w:id="23" w:author="Tran Tam" w:date="2025-11-06T09:53:00Z">
              <w:r w:rsidRPr="00230E5E" w:rsidDel="00A45493">
                <w:rPr>
                  <w:spacing w:val="-6"/>
                  <w:sz w:val="26"/>
                  <w:szCs w:val="26"/>
                  <w:lang w:val="en-US"/>
                </w:rPr>
                <w:delText xml:space="preserve">Bộ Tư pháp; </w:delText>
              </w:r>
            </w:del>
            <w:r w:rsidRPr="00230E5E">
              <w:rPr>
                <w:spacing w:val="-6"/>
                <w:sz w:val="26"/>
                <w:szCs w:val="26"/>
                <w:lang w:val="en-US"/>
              </w:rPr>
              <w:t>Bộ, cơ quan ngang bộ chủ quản của TCGDDTPCL cấp Trung ương</w:t>
            </w:r>
          </w:p>
        </w:tc>
      </w:tr>
      <w:tr w:rsidR="00CA1199" w:rsidRPr="005C1899" w14:paraId="56BA770D" w14:textId="77777777" w:rsidTr="00EA5940">
        <w:trPr>
          <w:trHeight w:val="449"/>
          <w:tblHeader/>
        </w:trPr>
        <w:tc>
          <w:tcPr>
            <w:tcW w:w="0" w:type="auto"/>
            <w:gridSpan w:val="5"/>
            <w:shd w:val="clear" w:color="auto" w:fill="FFFFFF"/>
            <w:tcMar>
              <w:top w:w="0" w:type="dxa"/>
              <w:left w:w="45" w:type="dxa"/>
              <w:bottom w:w="0" w:type="dxa"/>
              <w:right w:w="45" w:type="dxa"/>
            </w:tcMar>
            <w:vAlign w:val="center"/>
          </w:tcPr>
          <w:p w14:paraId="14031E9F" w14:textId="35EBB915" w:rsidR="00CA1199" w:rsidRPr="00230E5E" w:rsidRDefault="00CC0D61" w:rsidP="007B2C4E">
            <w:pPr>
              <w:tabs>
                <w:tab w:val="left" w:pos="1152"/>
              </w:tabs>
              <w:jc w:val="both"/>
              <w:rPr>
                <w:spacing w:val="-6"/>
                <w:sz w:val="26"/>
                <w:szCs w:val="26"/>
                <w:lang w:val="en-US"/>
              </w:rPr>
            </w:pPr>
            <w:r>
              <w:rPr>
                <w:b/>
                <w:i/>
                <w:iCs/>
                <w:sz w:val="26"/>
                <w:szCs w:val="26"/>
                <w:lang w:val="en-US"/>
              </w:rPr>
              <w:t>5</w:t>
            </w:r>
            <w:r w:rsidR="003E71B7">
              <w:rPr>
                <w:b/>
                <w:i/>
                <w:iCs/>
                <w:sz w:val="26"/>
                <w:szCs w:val="26"/>
                <w:lang w:val="en-US"/>
              </w:rPr>
              <w:t>.7</w:t>
            </w:r>
            <w:r w:rsidR="007B2C4E">
              <w:rPr>
                <w:b/>
                <w:i/>
                <w:iCs/>
                <w:sz w:val="26"/>
                <w:szCs w:val="26"/>
                <w:lang w:val="en-US"/>
              </w:rPr>
              <w:t>.</w:t>
            </w:r>
            <w:r w:rsidR="00CA1199" w:rsidRPr="00E9468B">
              <w:rPr>
                <w:b/>
                <w:i/>
                <w:iCs/>
                <w:sz w:val="26"/>
                <w:szCs w:val="26"/>
                <w:lang w:val="en-US"/>
              </w:rPr>
              <w:t xml:space="preserve"> </w:t>
            </w:r>
            <w:r w:rsidR="00CA1199">
              <w:rPr>
                <w:b/>
                <w:i/>
                <w:iCs/>
                <w:sz w:val="26"/>
                <w:szCs w:val="26"/>
                <w:lang w:val="en-US"/>
              </w:rPr>
              <w:t>Tổng công ty lưu ký và bù trừ chứng khoán Việt Nam thuộc Bộ Tài chính</w:t>
            </w:r>
            <w:r w:rsidR="00CA1199" w:rsidRPr="00E9468B">
              <w:rPr>
                <w:b/>
                <w:i/>
                <w:iCs/>
                <w:sz w:val="26"/>
                <w:szCs w:val="26"/>
                <w:lang w:val="en-US"/>
              </w:rPr>
              <w:t xml:space="preserve"> (01 biểu)</w:t>
            </w:r>
          </w:p>
        </w:tc>
      </w:tr>
      <w:tr w:rsidR="0087567C" w:rsidRPr="005C1899" w14:paraId="408CFE06" w14:textId="77777777" w:rsidTr="00902370">
        <w:trPr>
          <w:trHeight w:val="792"/>
          <w:tblHeader/>
        </w:trPr>
        <w:tc>
          <w:tcPr>
            <w:tcW w:w="0" w:type="auto"/>
            <w:shd w:val="clear" w:color="auto" w:fill="FFFFFF"/>
            <w:tcMar>
              <w:top w:w="0" w:type="dxa"/>
              <w:left w:w="45" w:type="dxa"/>
              <w:bottom w:w="0" w:type="dxa"/>
              <w:right w:w="45" w:type="dxa"/>
            </w:tcMar>
            <w:vAlign w:val="center"/>
          </w:tcPr>
          <w:p w14:paraId="75A8D66B" w14:textId="6F4F7769" w:rsidR="00CA1199" w:rsidRPr="0015467F" w:rsidRDefault="00CA1199" w:rsidP="00CA1199">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tcPr>
          <w:p w14:paraId="6936AFD8" w14:textId="56A4E0DE" w:rsidR="00CA1199" w:rsidRPr="0015467F" w:rsidRDefault="00CA1199" w:rsidP="00CA1199">
            <w:pPr>
              <w:tabs>
                <w:tab w:val="left" w:pos="1152"/>
              </w:tabs>
              <w:jc w:val="both"/>
              <w:rPr>
                <w:sz w:val="26"/>
                <w:szCs w:val="26"/>
                <w:lang w:val="en-US"/>
              </w:rPr>
            </w:pPr>
            <w:r w:rsidRPr="0015467F">
              <w:rPr>
                <w:sz w:val="26"/>
                <w:szCs w:val="26"/>
                <w:lang w:val="en-US"/>
              </w:rPr>
              <w:t>16e/TP/ĐKBPBĐ</w:t>
            </w:r>
          </w:p>
        </w:tc>
        <w:tc>
          <w:tcPr>
            <w:tcW w:w="0" w:type="auto"/>
            <w:shd w:val="clear" w:color="auto" w:fill="FFFFFF"/>
            <w:tcMar>
              <w:top w:w="0" w:type="dxa"/>
              <w:left w:w="45" w:type="dxa"/>
              <w:bottom w:w="0" w:type="dxa"/>
              <w:right w:w="45" w:type="dxa"/>
            </w:tcMar>
            <w:vAlign w:val="center"/>
          </w:tcPr>
          <w:p w14:paraId="7204DDBD" w14:textId="3803EFD0" w:rsidR="00CA1199" w:rsidRPr="0015467F" w:rsidRDefault="00CA1199" w:rsidP="00CA1199">
            <w:pPr>
              <w:tabs>
                <w:tab w:val="left" w:pos="1152"/>
              </w:tabs>
              <w:jc w:val="both"/>
              <w:rPr>
                <w:sz w:val="26"/>
                <w:szCs w:val="26"/>
                <w:lang w:val="en-US"/>
              </w:rPr>
            </w:pPr>
            <w:r w:rsidRPr="0015467F">
              <w:rPr>
                <w:sz w:val="26"/>
                <w:szCs w:val="26"/>
                <w:lang w:val="en-US"/>
              </w:rPr>
              <w:t>Kết quả đăng ký, cung cấp thông tin về</w:t>
            </w:r>
            <w:ins w:id="24" w:author="Tran Tam" w:date="2025-11-06T09:53:00Z">
              <w:r w:rsidR="00A45493">
                <w:rPr>
                  <w:sz w:val="26"/>
                  <w:szCs w:val="26"/>
                  <w:lang w:val="en-US"/>
                </w:rPr>
                <w:t xml:space="preserve"> biện pháp bảo </w:t>
              </w:r>
            </w:ins>
            <w:ins w:id="25" w:author="Tran Tam" w:date="2025-11-06T09:55:00Z">
              <w:r w:rsidR="00970340">
                <w:rPr>
                  <w:sz w:val="26"/>
                  <w:szCs w:val="26"/>
                  <w:lang w:val="en-US"/>
                </w:rPr>
                <w:t>đảm bằng</w:t>
              </w:r>
            </w:ins>
            <w:bookmarkStart w:id="26" w:name="_GoBack"/>
            <w:bookmarkEnd w:id="26"/>
            <w:r w:rsidRPr="0015467F">
              <w:rPr>
                <w:sz w:val="26"/>
                <w:szCs w:val="26"/>
                <w:lang w:val="en-US"/>
              </w:rPr>
              <w:t xml:space="preserve"> chứng khoán đã đăng ký tập trung</w:t>
            </w:r>
          </w:p>
        </w:tc>
        <w:tc>
          <w:tcPr>
            <w:tcW w:w="0" w:type="auto"/>
            <w:shd w:val="clear" w:color="auto" w:fill="FFFFFF"/>
            <w:tcMar>
              <w:top w:w="0" w:type="dxa"/>
              <w:left w:w="45" w:type="dxa"/>
              <w:bottom w:w="0" w:type="dxa"/>
              <w:right w:w="45" w:type="dxa"/>
            </w:tcMar>
            <w:vAlign w:val="center"/>
          </w:tcPr>
          <w:p w14:paraId="3FBB878F" w14:textId="35DD3F6D" w:rsidR="00CA1199" w:rsidRDefault="00CA1199" w:rsidP="00CA1199">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tcPr>
          <w:p w14:paraId="184C4202" w14:textId="03D70567" w:rsidR="00CA1199" w:rsidRPr="00230E5E" w:rsidRDefault="00CA1199" w:rsidP="00CA1199">
            <w:pPr>
              <w:tabs>
                <w:tab w:val="left" w:pos="1152"/>
              </w:tabs>
              <w:jc w:val="both"/>
              <w:rPr>
                <w:spacing w:val="-6"/>
                <w:sz w:val="26"/>
                <w:szCs w:val="26"/>
                <w:lang w:val="en-US"/>
              </w:rPr>
            </w:pPr>
            <w:r w:rsidRPr="0015467F">
              <w:rPr>
                <w:sz w:val="26"/>
                <w:szCs w:val="26"/>
                <w:lang w:val="en-US"/>
              </w:rPr>
              <w:t>Bộ Tư pháp (Cục Kế hoạch - Tài chính)</w:t>
            </w:r>
          </w:p>
        </w:tc>
      </w:tr>
      <w:tr w:rsidR="00CA1199" w:rsidRPr="005C1899" w14:paraId="03834BA9" w14:textId="77777777" w:rsidTr="00EC2C80">
        <w:trPr>
          <w:trHeight w:val="475"/>
          <w:tblHeader/>
        </w:trPr>
        <w:tc>
          <w:tcPr>
            <w:tcW w:w="0" w:type="auto"/>
            <w:gridSpan w:val="5"/>
            <w:shd w:val="clear" w:color="auto" w:fill="FFFFFF"/>
            <w:tcMar>
              <w:top w:w="0" w:type="dxa"/>
              <w:left w:w="45" w:type="dxa"/>
              <w:bottom w:w="0" w:type="dxa"/>
              <w:right w:w="45" w:type="dxa"/>
            </w:tcMar>
            <w:vAlign w:val="center"/>
            <w:hideMark/>
          </w:tcPr>
          <w:p w14:paraId="5124955F" w14:textId="77777777" w:rsidR="00CA1199" w:rsidRPr="00E9468B" w:rsidRDefault="00CA1199" w:rsidP="00CA1199">
            <w:pPr>
              <w:tabs>
                <w:tab w:val="left" w:pos="1152"/>
              </w:tabs>
              <w:rPr>
                <w:b/>
                <w:sz w:val="26"/>
                <w:szCs w:val="26"/>
                <w:lang w:val="en-US"/>
              </w:rPr>
            </w:pPr>
            <w:r w:rsidRPr="00E9468B">
              <w:rPr>
                <w:b/>
                <w:sz w:val="26"/>
                <w:szCs w:val="26"/>
                <w:lang w:val="en-US"/>
              </w:rPr>
              <w:t>6. Các đơn vị thuộc Bộ Tư pháp</w:t>
            </w:r>
          </w:p>
        </w:tc>
      </w:tr>
      <w:tr w:rsidR="00CA1199" w:rsidRPr="005C1899" w14:paraId="42688CE8" w14:textId="77777777" w:rsidTr="00EC2C80">
        <w:trPr>
          <w:trHeight w:val="478"/>
          <w:tblHeader/>
        </w:trPr>
        <w:tc>
          <w:tcPr>
            <w:tcW w:w="0" w:type="auto"/>
            <w:gridSpan w:val="5"/>
            <w:shd w:val="clear" w:color="auto" w:fill="FFFFFF"/>
            <w:tcMar>
              <w:top w:w="0" w:type="dxa"/>
              <w:left w:w="45" w:type="dxa"/>
              <w:bottom w:w="0" w:type="dxa"/>
              <w:right w:w="45" w:type="dxa"/>
            </w:tcMar>
            <w:vAlign w:val="center"/>
            <w:hideMark/>
          </w:tcPr>
          <w:p w14:paraId="5EFA4651" w14:textId="77777777" w:rsidR="00CA1199" w:rsidRPr="00E9468B" w:rsidRDefault="00CA1199" w:rsidP="00CA1199">
            <w:pPr>
              <w:tabs>
                <w:tab w:val="left" w:pos="1152"/>
              </w:tabs>
              <w:rPr>
                <w:b/>
                <w:i/>
                <w:iCs/>
                <w:sz w:val="26"/>
                <w:szCs w:val="26"/>
                <w:lang w:val="en-US"/>
              </w:rPr>
            </w:pPr>
            <w:r w:rsidRPr="00E9468B">
              <w:rPr>
                <w:b/>
                <w:i/>
                <w:iCs/>
                <w:sz w:val="26"/>
                <w:szCs w:val="26"/>
                <w:lang w:val="en-US"/>
              </w:rPr>
              <w:t>6.1. Đơn vị thuộc Bộ (02 biểu)</w:t>
            </w:r>
          </w:p>
        </w:tc>
      </w:tr>
      <w:tr w:rsidR="0087567C" w:rsidRPr="005C1899" w14:paraId="48E5C73D" w14:textId="77777777" w:rsidTr="006701F6">
        <w:trPr>
          <w:trHeight w:val="1110"/>
          <w:tblHeader/>
        </w:trPr>
        <w:tc>
          <w:tcPr>
            <w:tcW w:w="0" w:type="auto"/>
            <w:shd w:val="clear" w:color="auto" w:fill="FFFFFF"/>
            <w:tcMar>
              <w:top w:w="0" w:type="dxa"/>
              <w:left w:w="45" w:type="dxa"/>
              <w:bottom w:w="0" w:type="dxa"/>
              <w:right w:w="45" w:type="dxa"/>
            </w:tcMar>
            <w:vAlign w:val="center"/>
            <w:hideMark/>
          </w:tcPr>
          <w:p w14:paraId="3FF2874F" w14:textId="77777777" w:rsidR="00CA1199" w:rsidRPr="0015467F" w:rsidRDefault="00CA1199" w:rsidP="00CA1199">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563DB22C" w14:textId="77777777" w:rsidR="00CA1199" w:rsidRPr="0015467F" w:rsidRDefault="00CA1199" w:rsidP="00CA1199">
            <w:pPr>
              <w:tabs>
                <w:tab w:val="left" w:pos="1152"/>
              </w:tabs>
              <w:jc w:val="both"/>
              <w:rPr>
                <w:sz w:val="26"/>
                <w:szCs w:val="26"/>
                <w:lang w:val="en-US"/>
              </w:rPr>
            </w:pPr>
            <w:r w:rsidRPr="0015467F">
              <w:rPr>
                <w:sz w:val="26"/>
                <w:szCs w:val="26"/>
                <w:lang w:val="en-US"/>
              </w:rPr>
              <w:t>01e/TP/TĐ-BH-BĐG</w:t>
            </w:r>
          </w:p>
        </w:tc>
        <w:tc>
          <w:tcPr>
            <w:tcW w:w="0" w:type="auto"/>
            <w:shd w:val="clear" w:color="auto" w:fill="FFFFFF"/>
            <w:tcMar>
              <w:top w:w="0" w:type="dxa"/>
              <w:left w:w="45" w:type="dxa"/>
              <w:bottom w:w="0" w:type="dxa"/>
              <w:right w:w="45" w:type="dxa"/>
            </w:tcMar>
            <w:vAlign w:val="center"/>
            <w:hideMark/>
          </w:tcPr>
          <w:p w14:paraId="17E91EF9" w14:textId="59C620BE" w:rsidR="00CA1199" w:rsidRPr="0015467F" w:rsidRDefault="00CA1199" w:rsidP="00CA1199">
            <w:pPr>
              <w:tabs>
                <w:tab w:val="left" w:pos="1152"/>
              </w:tabs>
              <w:jc w:val="both"/>
              <w:rPr>
                <w:sz w:val="26"/>
                <w:szCs w:val="26"/>
                <w:lang w:val="en-US"/>
              </w:rPr>
            </w:pPr>
            <w:r w:rsidRPr="0071750C">
              <w:rPr>
                <w:sz w:val="26"/>
                <w:szCs w:val="26"/>
                <w:lang w:val="fr-FR"/>
              </w:rPr>
              <w:t>Số văn bản chính sách, DT VBQPPL do Chính phủ trình đã được Bộ Tư pháp thẩm định; số VBQPPL do Bộ Tư pháp chủ trì soạn thảo đã được ban hành, có đánh giá tác động giới</w:t>
            </w:r>
          </w:p>
        </w:tc>
        <w:tc>
          <w:tcPr>
            <w:tcW w:w="0" w:type="auto"/>
            <w:shd w:val="clear" w:color="auto" w:fill="FFFFFF"/>
            <w:tcMar>
              <w:top w:w="0" w:type="dxa"/>
              <w:left w:w="45" w:type="dxa"/>
              <w:bottom w:w="0" w:type="dxa"/>
              <w:right w:w="45" w:type="dxa"/>
            </w:tcMar>
            <w:vAlign w:val="center"/>
            <w:hideMark/>
          </w:tcPr>
          <w:p w14:paraId="6555F9E4" w14:textId="6516610F" w:rsidR="00CA1199" w:rsidRPr="0015467F" w:rsidRDefault="00CA1199" w:rsidP="00CA1199">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2E608BF3" w14:textId="77777777" w:rsidR="00CA1199" w:rsidRPr="0015467F" w:rsidRDefault="00CA1199" w:rsidP="00CA1199">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30D6BEAC" w14:textId="77777777" w:rsidTr="000C6F05">
        <w:trPr>
          <w:trHeight w:val="616"/>
          <w:tblHeader/>
        </w:trPr>
        <w:tc>
          <w:tcPr>
            <w:tcW w:w="0" w:type="auto"/>
            <w:shd w:val="clear" w:color="auto" w:fill="FFFFFF"/>
            <w:tcMar>
              <w:top w:w="0" w:type="dxa"/>
              <w:left w:w="45" w:type="dxa"/>
              <w:bottom w:w="0" w:type="dxa"/>
              <w:right w:w="45" w:type="dxa"/>
            </w:tcMar>
            <w:vAlign w:val="center"/>
            <w:hideMark/>
          </w:tcPr>
          <w:p w14:paraId="32194075" w14:textId="77777777" w:rsidR="00CA1199" w:rsidRPr="0015467F" w:rsidRDefault="00CA1199" w:rsidP="00CA1199">
            <w:pPr>
              <w:tabs>
                <w:tab w:val="left" w:pos="1152"/>
              </w:tabs>
              <w:jc w:val="center"/>
              <w:rPr>
                <w:sz w:val="26"/>
                <w:szCs w:val="26"/>
                <w:lang w:val="en-US"/>
              </w:rPr>
            </w:pPr>
            <w:r w:rsidRPr="0015467F">
              <w:rPr>
                <w:sz w:val="26"/>
                <w:szCs w:val="26"/>
                <w:lang w:val="en-US"/>
              </w:rPr>
              <w:t>2</w:t>
            </w:r>
          </w:p>
        </w:tc>
        <w:tc>
          <w:tcPr>
            <w:tcW w:w="0" w:type="auto"/>
            <w:shd w:val="clear" w:color="auto" w:fill="FFFFFF"/>
            <w:tcMar>
              <w:top w:w="0" w:type="dxa"/>
              <w:left w:w="45" w:type="dxa"/>
              <w:bottom w:w="0" w:type="dxa"/>
              <w:right w:w="45" w:type="dxa"/>
            </w:tcMar>
            <w:vAlign w:val="center"/>
            <w:hideMark/>
          </w:tcPr>
          <w:p w14:paraId="0DCAA56B" w14:textId="77777777" w:rsidR="00CA1199" w:rsidRPr="0015467F" w:rsidRDefault="00CA1199" w:rsidP="00CA1199">
            <w:pPr>
              <w:tabs>
                <w:tab w:val="left" w:pos="1152"/>
              </w:tabs>
              <w:jc w:val="both"/>
              <w:rPr>
                <w:sz w:val="26"/>
                <w:szCs w:val="26"/>
                <w:lang w:val="en-US"/>
              </w:rPr>
            </w:pPr>
            <w:r w:rsidRPr="0015467F">
              <w:rPr>
                <w:sz w:val="26"/>
                <w:szCs w:val="26"/>
                <w:lang w:val="en-US"/>
              </w:rPr>
              <w:t>04d/TP/PBGDPL</w:t>
            </w:r>
          </w:p>
        </w:tc>
        <w:tc>
          <w:tcPr>
            <w:tcW w:w="0" w:type="auto"/>
            <w:shd w:val="clear" w:color="auto" w:fill="FFFFFF"/>
            <w:tcMar>
              <w:top w:w="0" w:type="dxa"/>
              <w:left w:w="45" w:type="dxa"/>
              <w:bottom w:w="0" w:type="dxa"/>
              <w:right w:w="45" w:type="dxa"/>
            </w:tcMar>
            <w:vAlign w:val="center"/>
            <w:hideMark/>
          </w:tcPr>
          <w:p w14:paraId="3238B657" w14:textId="4CD84527" w:rsidR="00CA1199" w:rsidRPr="0015467F" w:rsidRDefault="00C62FB8" w:rsidP="007B2C4E">
            <w:pPr>
              <w:tabs>
                <w:tab w:val="left" w:pos="1152"/>
              </w:tabs>
              <w:jc w:val="both"/>
              <w:rPr>
                <w:sz w:val="26"/>
                <w:szCs w:val="26"/>
                <w:lang w:val="en-US"/>
              </w:rPr>
            </w:pPr>
            <w:r w:rsidRPr="0015467F">
              <w:rPr>
                <w:sz w:val="26"/>
                <w:szCs w:val="26"/>
                <w:lang w:val="en-US"/>
              </w:rPr>
              <w:t xml:space="preserve">Kết quả công tác phổ biến giáo dục pháp luật tại các bộ, cơ quan ngang bộ, cơ quan thuộc </w:t>
            </w:r>
            <w:r>
              <w:rPr>
                <w:sz w:val="26"/>
                <w:szCs w:val="26"/>
                <w:lang w:val="en-US"/>
              </w:rPr>
              <w:t>C</w:t>
            </w:r>
            <w:r w:rsidRPr="0015467F">
              <w:rPr>
                <w:sz w:val="26"/>
                <w:szCs w:val="26"/>
                <w:lang w:val="en-US"/>
              </w:rPr>
              <w:t>hính phủ</w:t>
            </w:r>
            <w:r>
              <w:rPr>
                <w:sz w:val="26"/>
                <w:szCs w:val="26"/>
                <w:lang w:val="en-US"/>
              </w:rPr>
              <w:t xml:space="preserve"> và Cơ quan Ủy ban Trung ương Mặt trận Tổ quốc Việt Nam</w:t>
            </w:r>
          </w:p>
        </w:tc>
        <w:tc>
          <w:tcPr>
            <w:tcW w:w="0" w:type="auto"/>
            <w:shd w:val="clear" w:color="auto" w:fill="FFFFFF"/>
            <w:tcMar>
              <w:top w:w="0" w:type="dxa"/>
              <w:left w:w="45" w:type="dxa"/>
              <w:bottom w:w="0" w:type="dxa"/>
              <w:right w:w="45" w:type="dxa"/>
            </w:tcMar>
            <w:vAlign w:val="center"/>
            <w:hideMark/>
          </w:tcPr>
          <w:p w14:paraId="44B7F17C" w14:textId="5ADE383F" w:rsidR="00CA1199" w:rsidRPr="0015467F" w:rsidRDefault="00CA1199" w:rsidP="00CA1199">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5FB7FFA1" w14:textId="77777777" w:rsidR="00CA1199" w:rsidRPr="0015467F" w:rsidRDefault="00CA1199" w:rsidP="00CA1199">
            <w:pPr>
              <w:tabs>
                <w:tab w:val="left" w:pos="1152"/>
              </w:tabs>
              <w:jc w:val="both"/>
              <w:rPr>
                <w:sz w:val="26"/>
                <w:szCs w:val="26"/>
                <w:lang w:val="en-US"/>
              </w:rPr>
            </w:pPr>
            <w:r w:rsidRPr="0015467F">
              <w:rPr>
                <w:sz w:val="26"/>
                <w:szCs w:val="26"/>
                <w:lang w:val="en-US"/>
              </w:rPr>
              <w:t>Bộ Tư pháp (Cục Kế hoạch - Tài chính)</w:t>
            </w:r>
          </w:p>
        </w:tc>
      </w:tr>
      <w:tr w:rsidR="00CA1199" w:rsidRPr="005C1899" w14:paraId="09693394" w14:textId="77777777" w:rsidTr="00FC202B">
        <w:trPr>
          <w:trHeight w:val="616"/>
          <w:tblHeader/>
        </w:trPr>
        <w:tc>
          <w:tcPr>
            <w:tcW w:w="0" w:type="auto"/>
            <w:gridSpan w:val="5"/>
            <w:shd w:val="clear" w:color="auto" w:fill="FFFFFF"/>
            <w:tcMar>
              <w:top w:w="0" w:type="dxa"/>
              <w:left w:w="45" w:type="dxa"/>
              <w:bottom w:w="0" w:type="dxa"/>
              <w:right w:w="45" w:type="dxa"/>
            </w:tcMar>
            <w:vAlign w:val="center"/>
          </w:tcPr>
          <w:p w14:paraId="10AE4A68" w14:textId="149C3822" w:rsidR="00CA1199" w:rsidRPr="00913DCE" w:rsidRDefault="00CA1199" w:rsidP="00CA1199">
            <w:pPr>
              <w:tabs>
                <w:tab w:val="left" w:pos="1152"/>
              </w:tabs>
              <w:rPr>
                <w:b/>
                <w:i/>
                <w:sz w:val="26"/>
                <w:szCs w:val="26"/>
                <w:lang w:val="en-US"/>
              </w:rPr>
            </w:pPr>
            <w:r w:rsidRPr="00B80255">
              <w:rPr>
                <w:b/>
                <w:i/>
                <w:sz w:val="26"/>
                <w:szCs w:val="26"/>
                <w:lang w:val="en-US"/>
              </w:rPr>
              <w:t>6.2</w:t>
            </w:r>
            <w:r>
              <w:rPr>
                <w:b/>
                <w:i/>
                <w:sz w:val="26"/>
                <w:szCs w:val="26"/>
                <w:lang w:val="en-US"/>
              </w:rPr>
              <w:t xml:space="preserve">. </w:t>
            </w:r>
            <w:r>
              <w:rPr>
                <w:b/>
                <w:i/>
                <w:iCs/>
                <w:sz w:val="26"/>
                <w:szCs w:val="26"/>
                <w:lang w:val="en-US"/>
              </w:rPr>
              <w:t>Các đơn vị thuộc Bộ</w:t>
            </w:r>
            <w:r w:rsidRPr="00E9468B">
              <w:rPr>
                <w:b/>
                <w:i/>
                <w:iCs/>
                <w:sz w:val="26"/>
                <w:szCs w:val="26"/>
                <w:lang w:val="en-US"/>
              </w:rPr>
              <w:t xml:space="preserve"> có</w:t>
            </w:r>
            <w:r>
              <w:rPr>
                <w:b/>
                <w:i/>
                <w:iCs/>
                <w:sz w:val="26"/>
                <w:szCs w:val="26"/>
                <w:lang w:val="en-US"/>
              </w:rPr>
              <w:t xml:space="preserve"> thêm</w:t>
            </w:r>
            <w:r w:rsidRPr="00E9468B">
              <w:rPr>
                <w:b/>
                <w:i/>
                <w:iCs/>
                <w:sz w:val="26"/>
                <w:szCs w:val="26"/>
                <w:lang w:val="en-US"/>
              </w:rPr>
              <w:t xml:space="preserve"> biểu báo cáo riêng</w:t>
            </w:r>
          </w:p>
        </w:tc>
      </w:tr>
      <w:tr w:rsidR="00CA1199" w:rsidRPr="005C1899" w14:paraId="568F292C" w14:textId="77777777" w:rsidTr="009322DE">
        <w:trPr>
          <w:trHeight w:val="503"/>
          <w:tblHeader/>
        </w:trPr>
        <w:tc>
          <w:tcPr>
            <w:tcW w:w="0" w:type="auto"/>
            <w:gridSpan w:val="5"/>
            <w:shd w:val="clear" w:color="auto" w:fill="FFFFFF"/>
            <w:tcMar>
              <w:top w:w="0" w:type="dxa"/>
              <w:left w:w="45" w:type="dxa"/>
              <w:bottom w:w="0" w:type="dxa"/>
              <w:right w:w="45" w:type="dxa"/>
            </w:tcMar>
            <w:vAlign w:val="center"/>
            <w:hideMark/>
          </w:tcPr>
          <w:p w14:paraId="395D97A3" w14:textId="6392B4B2" w:rsidR="00CA1199" w:rsidRPr="00E9468B" w:rsidRDefault="00CA1199" w:rsidP="00CA1199">
            <w:pPr>
              <w:tabs>
                <w:tab w:val="left" w:pos="1152"/>
              </w:tabs>
              <w:jc w:val="both"/>
              <w:rPr>
                <w:b/>
                <w:i/>
                <w:iCs/>
                <w:sz w:val="26"/>
                <w:szCs w:val="26"/>
                <w:lang w:val="en-US"/>
              </w:rPr>
            </w:pPr>
            <w:r>
              <w:rPr>
                <w:b/>
                <w:i/>
                <w:iCs/>
                <w:sz w:val="26"/>
                <w:szCs w:val="26"/>
                <w:lang w:val="en-US"/>
              </w:rPr>
              <w:t>a)</w:t>
            </w:r>
            <w:r w:rsidRPr="00E9468B">
              <w:rPr>
                <w:b/>
                <w:i/>
                <w:iCs/>
                <w:sz w:val="26"/>
                <w:szCs w:val="26"/>
                <w:lang w:val="en-US"/>
              </w:rPr>
              <w:t xml:space="preserve"> Cục Kiểm tra văn bản và Quản lý XLVPHC (02 biểu)</w:t>
            </w:r>
          </w:p>
        </w:tc>
      </w:tr>
      <w:tr w:rsidR="0087567C" w:rsidRPr="005C1899" w14:paraId="71720A5C" w14:textId="77777777" w:rsidTr="006701F6">
        <w:trPr>
          <w:trHeight w:val="780"/>
          <w:tblHeader/>
        </w:trPr>
        <w:tc>
          <w:tcPr>
            <w:tcW w:w="0" w:type="auto"/>
            <w:shd w:val="clear" w:color="auto" w:fill="FFFFFF"/>
            <w:tcMar>
              <w:top w:w="0" w:type="dxa"/>
              <w:left w:w="45" w:type="dxa"/>
              <w:bottom w:w="0" w:type="dxa"/>
              <w:right w:w="45" w:type="dxa"/>
            </w:tcMar>
            <w:vAlign w:val="center"/>
            <w:hideMark/>
          </w:tcPr>
          <w:p w14:paraId="4D2B5879" w14:textId="77777777" w:rsidR="00CA1199" w:rsidRPr="0015467F" w:rsidRDefault="00CA1199" w:rsidP="00CA1199">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12EDEB7B" w14:textId="77777777" w:rsidR="00CA1199" w:rsidRPr="0015467F" w:rsidRDefault="00CA1199" w:rsidP="00CA1199">
            <w:pPr>
              <w:tabs>
                <w:tab w:val="left" w:pos="1152"/>
              </w:tabs>
              <w:jc w:val="both"/>
              <w:rPr>
                <w:sz w:val="26"/>
                <w:szCs w:val="26"/>
                <w:lang w:val="en-US"/>
              </w:rPr>
            </w:pPr>
            <w:r w:rsidRPr="0015467F">
              <w:rPr>
                <w:sz w:val="26"/>
                <w:szCs w:val="26"/>
                <w:lang w:val="en-US"/>
              </w:rPr>
              <w:t>02b/TP/KTTTQ</w:t>
            </w:r>
          </w:p>
        </w:tc>
        <w:tc>
          <w:tcPr>
            <w:tcW w:w="0" w:type="auto"/>
            <w:shd w:val="clear" w:color="auto" w:fill="FFFFFF"/>
            <w:tcMar>
              <w:top w:w="0" w:type="dxa"/>
              <w:left w:w="45" w:type="dxa"/>
              <w:bottom w:w="0" w:type="dxa"/>
              <w:right w:w="45" w:type="dxa"/>
            </w:tcMar>
            <w:vAlign w:val="center"/>
            <w:hideMark/>
          </w:tcPr>
          <w:p w14:paraId="4C6F9923" w14:textId="77777777" w:rsidR="00CA1199" w:rsidRPr="0015467F" w:rsidRDefault="00CA1199" w:rsidP="00CA1199">
            <w:pPr>
              <w:tabs>
                <w:tab w:val="left" w:pos="1152"/>
              </w:tabs>
              <w:jc w:val="both"/>
              <w:rPr>
                <w:sz w:val="26"/>
                <w:szCs w:val="26"/>
                <w:lang w:val="en-US"/>
              </w:rPr>
            </w:pPr>
            <w:r w:rsidRPr="0015467F">
              <w:rPr>
                <w:sz w:val="26"/>
                <w:szCs w:val="26"/>
                <w:lang w:val="en-US"/>
              </w:rPr>
              <w:t>Kết quả kiểm tra, xử lý văn bản theo thẩm quyền tại các bộ, cơ quan ngang bộ</w:t>
            </w:r>
          </w:p>
        </w:tc>
        <w:tc>
          <w:tcPr>
            <w:tcW w:w="0" w:type="auto"/>
            <w:shd w:val="clear" w:color="auto" w:fill="FFFFFF"/>
            <w:tcMar>
              <w:top w:w="0" w:type="dxa"/>
              <w:left w:w="45" w:type="dxa"/>
              <w:bottom w:w="0" w:type="dxa"/>
              <w:right w:w="45" w:type="dxa"/>
            </w:tcMar>
            <w:vAlign w:val="center"/>
            <w:hideMark/>
          </w:tcPr>
          <w:p w14:paraId="7052AA2E" w14:textId="0FDEFFFC" w:rsidR="00CA1199" w:rsidRPr="0015467F" w:rsidRDefault="00CA1199" w:rsidP="00CA1199">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2E579814" w14:textId="77777777" w:rsidR="00CA1199" w:rsidRPr="0015467F" w:rsidRDefault="00CA1199" w:rsidP="00CA1199">
            <w:pPr>
              <w:tabs>
                <w:tab w:val="left" w:pos="1152"/>
              </w:tabs>
              <w:jc w:val="both"/>
              <w:rPr>
                <w:sz w:val="26"/>
                <w:szCs w:val="26"/>
                <w:lang w:val="en-US"/>
              </w:rPr>
            </w:pPr>
            <w:r w:rsidRPr="0015467F">
              <w:rPr>
                <w:sz w:val="26"/>
                <w:szCs w:val="26"/>
                <w:lang w:val="en-US"/>
              </w:rPr>
              <w:t>Bộ Tư pháp (Cục Kế hoạch - Tài chính)</w:t>
            </w:r>
          </w:p>
        </w:tc>
      </w:tr>
      <w:tr w:rsidR="0087567C" w:rsidRPr="005C1899" w14:paraId="0F9815FC" w14:textId="77777777" w:rsidTr="009322DE">
        <w:trPr>
          <w:trHeight w:val="778"/>
          <w:tblHeader/>
        </w:trPr>
        <w:tc>
          <w:tcPr>
            <w:tcW w:w="0" w:type="auto"/>
            <w:shd w:val="clear" w:color="auto" w:fill="FFFFFF"/>
            <w:tcMar>
              <w:top w:w="0" w:type="dxa"/>
              <w:left w:w="45" w:type="dxa"/>
              <w:bottom w:w="0" w:type="dxa"/>
              <w:right w:w="45" w:type="dxa"/>
            </w:tcMar>
            <w:vAlign w:val="center"/>
            <w:hideMark/>
          </w:tcPr>
          <w:p w14:paraId="3F04561F" w14:textId="77777777" w:rsidR="00CA1199" w:rsidRPr="0015467F" w:rsidRDefault="00CA1199" w:rsidP="00CA1199">
            <w:pPr>
              <w:tabs>
                <w:tab w:val="left" w:pos="1152"/>
              </w:tabs>
              <w:jc w:val="center"/>
              <w:rPr>
                <w:sz w:val="26"/>
                <w:szCs w:val="26"/>
                <w:lang w:val="en-US"/>
              </w:rPr>
            </w:pPr>
            <w:r w:rsidRPr="0015467F">
              <w:rPr>
                <w:sz w:val="26"/>
                <w:szCs w:val="26"/>
                <w:lang w:val="en-US"/>
              </w:rPr>
              <w:lastRenderedPageBreak/>
              <w:t>2</w:t>
            </w:r>
          </w:p>
        </w:tc>
        <w:tc>
          <w:tcPr>
            <w:tcW w:w="0" w:type="auto"/>
            <w:shd w:val="clear" w:color="auto" w:fill="FFFFFF"/>
            <w:tcMar>
              <w:top w:w="0" w:type="dxa"/>
              <w:left w:w="45" w:type="dxa"/>
              <w:bottom w:w="0" w:type="dxa"/>
              <w:right w:w="45" w:type="dxa"/>
            </w:tcMar>
            <w:vAlign w:val="center"/>
            <w:hideMark/>
          </w:tcPr>
          <w:p w14:paraId="2468AFEA" w14:textId="77777777" w:rsidR="00CA1199" w:rsidRPr="0015467F" w:rsidRDefault="00CA1199" w:rsidP="00CA1199">
            <w:pPr>
              <w:tabs>
                <w:tab w:val="left" w:pos="1152"/>
              </w:tabs>
              <w:jc w:val="both"/>
              <w:rPr>
                <w:sz w:val="26"/>
                <w:szCs w:val="26"/>
                <w:lang w:val="en-US"/>
              </w:rPr>
            </w:pPr>
            <w:r w:rsidRPr="0015467F">
              <w:rPr>
                <w:sz w:val="26"/>
                <w:szCs w:val="26"/>
                <w:lang w:val="en-US"/>
              </w:rPr>
              <w:t>03c/TP/RSVB</w:t>
            </w:r>
          </w:p>
        </w:tc>
        <w:tc>
          <w:tcPr>
            <w:tcW w:w="0" w:type="auto"/>
            <w:shd w:val="clear" w:color="auto" w:fill="FFFFFF"/>
            <w:tcMar>
              <w:top w:w="0" w:type="dxa"/>
              <w:left w:w="45" w:type="dxa"/>
              <w:bottom w:w="0" w:type="dxa"/>
              <w:right w:w="45" w:type="dxa"/>
            </w:tcMar>
            <w:vAlign w:val="center"/>
            <w:hideMark/>
          </w:tcPr>
          <w:p w14:paraId="5F3176E0" w14:textId="77777777" w:rsidR="00CA1199" w:rsidRPr="0015467F" w:rsidRDefault="00CA1199" w:rsidP="00CA1199">
            <w:pPr>
              <w:tabs>
                <w:tab w:val="left" w:pos="1152"/>
              </w:tabs>
              <w:jc w:val="both"/>
              <w:rPr>
                <w:sz w:val="26"/>
                <w:szCs w:val="26"/>
                <w:lang w:val="en-US"/>
              </w:rPr>
            </w:pPr>
            <w:r w:rsidRPr="0015467F">
              <w:rPr>
                <w:sz w:val="26"/>
                <w:szCs w:val="26"/>
                <w:lang w:val="en-US"/>
              </w:rPr>
              <w:t>Kết quả rà soát văn bản quy phạm pháp luật theo căn cứ là văn bản tại các bộ, cơ quan ngang bộ</w:t>
            </w:r>
          </w:p>
        </w:tc>
        <w:tc>
          <w:tcPr>
            <w:tcW w:w="0" w:type="auto"/>
            <w:shd w:val="clear" w:color="auto" w:fill="FFFFFF"/>
            <w:tcMar>
              <w:top w:w="0" w:type="dxa"/>
              <w:left w:w="45" w:type="dxa"/>
              <w:bottom w:w="0" w:type="dxa"/>
              <w:right w:w="45" w:type="dxa"/>
            </w:tcMar>
            <w:vAlign w:val="center"/>
            <w:hideMark/>
          </w:tcPr>
          <w:p w14:paraId="07AA6B89" w14:textId="17436C10" w:rsidR="00CA1199" w:rsidRPr="0015467F" w:rsidRDefault="00CA1199" w:rsidP="00CA1199">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2FEC196C" w14:textId="77777777" w:rsidR="00CA1199" w:rsidRPr="0015467F" w:rsidRDefault="00CA1199" w:rsidP="00CA1199">
            <w:pPr>
              <w:tabs>
                <w:tab w:val="left" w:pos="1152"/>
              </w:tabs>
              <w:jc w:val="both"/>
              <w:rPr>
                <w:sz w:val="26"/>
                <w:szCs w:val="26"/>
                <w:lang w:val="en-US"/>
              </w:rPr>
            </w:pPr>
            <w:r w:rsidRPr="0015467F">
              <w:rPr>
                <w:sz w:val="26"/>
                <w:szCs w:val="26"/>
                <w:lang w:val="en-US"/>
              </w:rPr>
              <w:t>Bộ Tư pháp (Cục Kế hoạch - Tài chính)</w:t>
            </w:r>
          </w:p>
        </w:tc>
      </w:tr>
      <w:tr w:rsidR="00CA1199" w:rsidRPr="005C1899" w14:paraId="2BF0849A" w14:textId="77777777" w:rsidTr="006701F6">
        <w:trPr>
          <w:trHeight w:val="480"/>
          <w:tblHeader/>
        </w:trPr>
        <w:tc>
          <w:tcPr>
            <w:tcW w:w="0" w:type="auto"/>
            <w:gridSpan w:val="5"/>
            <w:shd w:val="clear" w:color="auto" w:fill="FFFFFF"/>
            <w:tcMar>
              <w:top w:w="0" w:type="dxa"/>
              <w:left w:w="45" w:type="dxa"/>
              <w:bottom w:w="0" w:type="dxa"/>
              <w:right w:w="45" w:type="dxa"/>
            </w:tcMar>
            <w:vAlign w:val="center"/>
            <w:hideMark/>
          </w:tcPr>
          <w:p w14:paraId="58901E8A" w14:textId="76E92EB3" w:rsidR="00CA1199" w:rsidRPr="00E9468B" w:rsidRDefault="00CA1199" w:rsidP="00CA1199">
            <w:pPr>
              <w:tabs>
                <w:tab w:val="left" w:pos="1152"/>
              </w:tabs>
              <w:jc w:val="both"/>
              <w:rPr>
                <w:b/>
                <w:i/>
                <w:iCs/>
                <w:sz w:val="26"/>
                <w:szCs w:val="26"/>
                <w:lang w:val="en-US"/>
              </w:rPr>
            </w:pPr>
            <w:r>
              <w:rPr>
                <w:b/>
                <w:i/>
                <w:iCs/>
                <w:sz w:val="26"/>
                <w:szCs w:val="26"/>
                <w:lang w:val="en-US"/>
              </w:rPr>
              <w:t>b)</w:t>
            </w:r>
            <w:r w:rsidRPr="00E9468B">
              <w:rPr>
                <w:b/>
                <w:i/>
                <w:iCs/>
                <w:sz w:val="26"/>
                <w:szCs w:val="26"/>
                <w:lang w:val="en-US"/>
              </w:rPr>
              <w:t xml:space="preserve"> Vụ Pháp luật quốc tế (01 biểu)</w:t>
            </w:r>
          </w:p>
        </w:tc>
      </w:tr>
      <w:tr w:rsidR="0087567C" w:rsidRPr="005C1899" w14:paraId="107FC436" w14:textId="77777777" w:rsidTr="006701F6">
        <w:trPr>
          <w:trHeight w:val="630"/>
          <w:tblHeader/>
        </w:trPr>
        <w:tc>
          <w:tcPr>
            <w:tcW w:w="0" w:type="auto"/>
            <w:shd w:val="clear" w:color="auto" w:fill="FFFFFF"/>
            <w:tcMar>
              <w:top w:w="0" w:type="dxa"/>
              <w:left w:w="45" w:type="dxa"/>
              <w:bottom w:w="0" w:type="dxa"/>
              <w:right w:w="45" w:type="dxa"/>
            </w:tcMar>
            <w:vAlign w:val="center"/>
            <w:hideMark/>
          </w:tcPr>
          <w:p w14:paraId="451BD413" w14:textId="77777777" w:rsidR="00CA1199" w:rsidRPr="0015467F" w:rsidRDefault="00CA1199" w:rsidP="00CA1199">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57A3A55B" w14:textId="77777777" w:rsidR="00CA1199" w:rsidRPr="0015467F" w:rsidRDefault="00CA1199" w:rsidP="00CA1199">
            <w:pPr>
              <w:tabs>
                <w:tab w:val="left" w:pos="1152"/>
              </w:tabs>
              <w:jc w:val="both"/>
              <w:rPr>
                <w:sz w:val="26"/>
                <w:szCs w:val="26"/>
                <w:lang w:val="en-US"/>
              </w:rPr>
            </w:pPr>
            <w:r w:rsidRPr="0015467F">
              <w:rPr>
                <w:sz w:val="26"/>
                <w:szCs w:val="26"/>
                <w:lang w:val="en-US"/>
              </w:rPr>
              <w:t>17/TP/TTTP</w:t>
            </w:r>
          </w:p>
        </w:tc>
        <w:tc>
          <w:tcPr>
            <w:tcW w:w="0" w:type="auto"/>
            <w:shd w:val="clear" w:color="auto" w:fill="FFFFFF"/>
            <w:tcMar>
              <w:top w:w="0" w:type="dxa"/>
              <w:left w:w="45" w:type="dxa"/>
              <w:bottom w:w="0" w:type="dxa"/>
              <w:right w:w="45" w:type="dxa"/>
            </w:tcMar>
            <w:vAlign w:val="center"/>
            <w:hideMark/>
          </w:tcPr>
          <w:p w14:paraId="3C0B86B3" w14:textId="77777777" w:rsidR="00CA1199" w:rsidRPr="0015467F" w:rsidRDefault="00CA1199" w:rsidP="00CA1199">
            <w:pPr>
              <w:tabs>
                <w:tab w:val="left" w:pos="1152"/>
              </w:tabs>
              <w:jc w:val="both"/>
              <w:rPr>
                <w:sz w:val="26"/>
                <w:szCs w:val="26"/>
                <w:lang w:val="en-US"/>
              </w:rPr>
            </w:pPr>
            <w:r w:rsidRPr="0015467F">
              <w:rPr>
                <w:sz w:val="26"/>
                <w:szCs w:val="26"/>
                <w:lang w:val="en-US"/>
              </w:rPr>
              <w:t>Số hồ sơ ủy thác tư pháp về dân sự của Bộ Tư pháp</w:t>
            </w:r>
          </w:p>
        </w:tc>
        <w:tc>
          <w:tcPr>
            <w:tcW w:w="0" w:type="auto"/>
            <w:shd w:val="clear" w:color="auto" w:fill="FFFFFF"/>
            <w:tcMar>
              <w:top w:w="0" w:type="dxa"/>
              <w:left w:w="45" w:type="dxa"/>
              <w:bottom w:w="0" w:type="dxa"/>
              <w:right w:w="45" w:type="dxa"/>
            </w:tcMar>
            <w:vAlign w:val="center"/>
            <w:hideMark/>
          </w:tcPr>
          <w:p w14:paraId="213B576C" w14:textId="411AD931" w:rsidR="00CA1199" w:rsidRPr="0015467F" w:rsidRDefault="00CA1199" w:rsidP="00CA1199">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7C958E44" w14:textId="77777777" w:rsidR="00CA1199" w:rsidRPr="0015467F" w:rsidRDefault="00CA1199" w:rsidP="00CA1199">
            <w:pPr>
              <w:tabs>
                <w:tab w:val="left" w:pos="1152"/>
              </w:tabs>
              <w:jc w:val="both"/>
              <w:rPr>
                <w:sz w:val="26"/>
                <w:szCs w:val="26"/>
                <w:lang w:val="en-US"/>
              </w:rPr>
            </w:pPr>
            <w:r w:rsidRPr="0015467F">
              <w:rPr>
                <w:sz w:val="26"/>
                <w:szCs w:val="26"/>
                <w:lang w:val="en-US"/>
              </w:rPr>
              <w:t>Bộ Tư pháp (Cục Kế hoạch - Tài chính)</w:t>
            </w:r>
          </w:p>
        </w:tc>
      </w:tr>
      <w:tr w:rsidR="00CA1199" w:rsidRPr="005C1899" w14:paraId="03D600A8" w14:textId="77777777" w:rsidTr="006701F6">
        <w:trPr>
          <w:trHeight w:val="480"/>
          <w:tblHeader/>
        </w:trPr>
        <w:tc>
          <w:tcPr>
            <w:tcW w:w="0" w:type="auto"/>
            <w:gridSpan w:val="5"/>
            <w:shd w:val="clear" w:color="auto" w:fill="FFFFFF"/>
            <w:tcMar>
              <w:top w:w="0" w:type="dxa"/>
              <w:left w:w="45" w:type="dxa"/>
              <w:bottom w:w="0" w:type="dxa"/>
              <w:right w:w="45" w:type="dxa"/>
            </w:tcMar>
            <w:vAlign w:val="center"/>
            <w:hideMark/>
          </w:tcPr>
          <w:p w14:paraId="66952C6B" w14:textId="7D4E8100" w:rsidR="00CA1199" w:rsidRPr="00E9468B" w:rsidRDefault="00CA1199" w:rsidP="00CA1199">
            <w:pPr>
              <w:tabs>
                <w:tab w:val="left" w:pos="1152"/>
              </w:tabs>
              <w:rPr>
                <w:b/>
                <w:i/>
                <w:iCs/>
                <w:sz w:val="26"/>
                <w:szCs w:val="26"/>
                <w:lang w:val="en-US"/>
              </w:rPr>
            </w:pPr>
            <w:r>
              <w:rPr>
                <w:b/>
                <w:i/>
                <w:iCs/>
                <w:sz w:val="26"/>
                <w:szCs w:val="26"/>
                <w:lang w:val="en-US"/>
              </w:rPr>
              <w:t>c)</w:t>
            </w:r>
            <w:r w:rsidRPr="00E9468B">
              <w:rPr>
                <w:b/>
                <w:i/>
                <w:iCs/>
                <w:sz w:val="26"/>
                <w:szCs w:val="26"/>
                <w:lang w:val="en-US"/>
              </w:rPr>
              <w:t xml:space="preserve"> Cục Hành chính tư pháp (01 biểu)</w:t>
            </w:r>
          </w:p>
        </w:tc>
      </w:tr>
      <w:tr w:rsidR="0087567C" w:rsidRPr="005C1899" w14:paraId="58EFADFD" w14:textId="77777777" w:rsidTr="006701F6">
        <w:trPr>
          <w:trHeight w:val="735"/>
          <w:tblHeader/>
        </w:trPr>
        <w:tc>
          <w:tcPr>
            <w:tcW w:w="0" w:type="auto"/>
            <w:shd w:val="clear" w:color="auto" w:fill="FFFFFF"/>
            <w:tcMar>
              <w:top w:w="0" w:type="dxa"/>
              <w:left w:w="45" w:type="dxa"/>
              <w:bottom w:w="0" w:type="dxa"/>
              <w:right w:w="45" w:type="dxa"/>
            </w:tcMar>
            <w:vAlign w:val="center"/>
            <w:hideMark/>
          </w:tcPr>
          <w:p w14:paraId="43E3E334" w14:textId="77777777" w:rsidR="00CA1199" w:rsidRPr="0015467F" w:rsidRDefault="00CA1199" w:rsidP="00CA1199">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1890283F" w14:textId="77777777" w:rsidR="00CA1199" w:rsidRPr="0015467F" w:rsidRDefault="00CA1199" w:rsidP="00CA1199">
            <w:pPr>
              <w:tabs>
                <w:tab w:val="left" w:pos="1152"/>
              </w:tabs>
              <w:jc w:val="both"/>
              <w:rPr>
                <w:sz w:val="26"/>
                <w:szCs w:val="26"/>
                <w:lang w:val="en-US"/>
              </w:rPr>
            </w:pPr>
            <w:r w:rsidRPr="0015467F">
              <w:rPr>
                <w:sz w:val="26"/>
                <w:szCs w:val="26"/>
                <w:lang w:val="en-US"/>
              </w:rPr>
              <w:t>07/TP/QT</w:t>
            </w:r>
          </w:p>
        </w:tc>
        <w:tc>
          <w:tcPr>
            <w:tcW w:w="0" w:type="auto"/>
            <w:shd w:val="clear" w:color="auto" w:fill="FFFFFF"/>
            <w:tcMar>
              <w:top w:w="0" w:type="dxa"/>
              <w:left w:w="45" w:type="dxa"/>
              <w:bottom w:w="0" w:type="dxa"/>
              <w:right w:w="45" w:type="dxa"/>
            </w:tcMar>
            <w:vAlign w:val="center"/>
            <w:hideMark/>
          </w:tcPr>
          <w:p w14:paraId="6D64B101" w14:textId="77777777" w:rsidR="00CA1199" w:rsidRPr="0015467F" w:rsidRDefault="00CA1199" w:rsidP="00CA1199">
            <w:pPr>
              <w:tabs>
                <w:tab w:val="left" w:pos="1152"/>
              </w:tabs>
              <w:jc w:val="both"/>
              <w:rPr>
                <w:sz w:val="26"/>
                <w:szCs w:val="26"/>
                <w:lang w:val="en-US"/>
              </w:rPr>
            </w:pPr>
            <w:r w:rsidRPr="0015467F">
              <w:rPr>
                <w:sz w:val="26"/>
                <w:szCs w:val="26"/>
                <w:lang w:val="en-US"/>
              </w:rPr>
              <w:t>Số trường hợp đã được chủ tịch nước cho nhập/trở lại/thôi quốc tịch Việt Nam</w:t>
            </w:r>
          </w:p>
        </w:tc>
        <w:tc>
          <w:tcPr>
            <w:tcW w:w="0" w:type="auto"/>
            <w:shd w:val="clear" w:color="auto" w:fill="FFFFFF"/>
            <w:tcMar>
              <w:top w:w="0" w:type="dxa"/>
              <w:left w:w="45" w:type="dxa"/>
              <w:bottom w:w="0" w:type="dxa"/>
              <w:right w:w="45" w:type="dxa"/>
            </w:tcMar>
            <w:vAlign w:val="center"/>
            <w:hideMark/>
          </w:tcPr>
          <w:p w14:paraId="4AE77570" w14:textId="48582FC2" w:rsidR="00CA1199" w:rsidRPr="0015467F" w:rsidRDefault="00CA1199" w:rsidP="00CA1199">
            <w:pPr>
              <w:tabs>
                <w:tab w:val="left" w:pos="1152"/>
              </w:tabs>
              <w:jc w:val="center"/>
              <w:rPr>
                <w:sz w:val="26"/>
                <w:szCs w:val="26"/>
                <w:lang w:val="en-US"/>
              </w:rPr>
            </w:pPr>
            <w:r>
              <w:rPr>
                <w:sz w:val="26"/>
                <w:szCs w:val="26"/>
                <w:lang w:val="en-US"/>
              </w:rPr>
              <w:t>Tròn năm</w:t>
            </w:r>
          </w:p>
        </w:tc>
        <w:tc>
          <w:tcPr>
            <w:tcW w:w="0" w:type="auto"/>
            <w:shd w:val="clear" w:color="auto" w:fill="FFFFFF"/>
            <w:tcMar>
              <w:top w:w="0" w:type="dxa"/>
              <w:left w:w="45" w:type="dxa"/>
              <w:bottom w:w="0" w:type="dxa"/>
              <w:right w:w="45" w:type="dxa"/>
            </w:tcMar>
            <w:vAlign w:val="center"/>
            <w:hideMark/>
          </w:tcPr>
          <w:p w14:paraId="2C91301E" w14:textId="77777777" w:rsidR="00CA1199" w:rsidRPr="0015467F" w:rsidRDefault="00CA1199" w:rsidP="00CA1199">
            <w:pPr>
              <w:tabs>
                <w:tab w:val="left" w:pos="1152"/>
              </w:tabs>
              <w:jc w:val="both"/>
              <w:rPr>
                <w:sz w:val="26"/>
                <w:szCs w:val="26"/>
                <w:lang w:val="en-US"/>
              </w:rPr>
            </w:pPr>
            <w:r w:rsidRPr="0015467F">
              <w:rPr>
                <w:sz w:val="26"/>
                <w:szCs w:val="26"/>
                <w:lang w:val="en-US"/>
              </w:rPr>
              <w:t>Bộ Tư pháp (Cục Kế hoạch - Tài chính)</w:t>
            </w:r>
          </w:p>
        </w:tc>
      </w:tr>
      <w:tr w:rsidR="00CA1199" w:rsidRPr="005C1899" w14:paraId="5F1E074D" w14:textId="77777777" w:rsidTr="006701F6">
        <w:trPr>
          <w:trHeight w:val="480"/>
          <w:tblHeader/>
        </w:trPr>
        <w:tc>
          <w:tcPr>
            <w:tcW w:w="0" w:type="auto"/>
            <w:gridSpan w:val="5"/>
            <w:shd w:val="clear" w:color="auto" w:fill="FFFFFF"/>
            <w:tcMar>
              <w:top w:w="0" w:type="dxa"/>
              <w:left w:w="45" w:type="dxa"/>
              <w:bottom w:w="0" w:type="dxa"/>
              <w:right w:w="45" w:type="dxa"/>
            </w:tcMar>
            <w:vAlign w:val="center"/>
            <w:hideMark/>
          </w:tcPr>
          <w:p w14:paraId="7DF29A7F" w14:textId="515928E1" w:rsidR="00CA1199" w:rsidRPr="00E9468B" w:rsidRDefault="00CA1199" w:rsidP="00CA1199">
            <w:pPr>
              <w:tabs>
                <w:tab w:val="left" w:pos="1152"/>
              </w:tabs>
              <w:rPr>
                <w:b/>
                <w:i/>
                <w:iCs/>
                <w:sz w:val="26"/>
                <w:szCs w:val="26"/>
                <w:lang w:val="en-US"/>
              </w:rPr>
            </w:pPr>
            <w:r>
              <w:rPr>
                <w:b/>
                <w:i/>
                <w:iCs/>
                <w:sz w:val="26"/>
                <w:szCs w:val="26"/>
                <w:lang w:val="en-US"/>
              </w:rPr>
              <w:t>d)</w:t>
            </w:r>
            <w:r w:rsidRPr="00E9468B">
              <w:rPr>
                <w:b/>
                <w:i/>
                <w:iCs/>
                <w:sz w:val="26"/>
                <w:szCs w:val="26"/>
                <w:lang w:val="en-US"/>
              </w:rPr>
              <w:t xml:space="preserve"> Vụ Công tác xây dựng VBQPPL (01 biểu)</w:t>
            </w:r>
          </w:p>
        </w:tc>
      </w:tr>
      <w:tr w:rsidR="0087567C" w:rsidRPr="005C1899" w14:paraId="61600589" w14:textId="77777777" w:rsidTr="006701F6">
        <w:trPr>
          <w:trHeight w:val="615"/>
          <w:tblHeader/>
        </w:trPr>
        <w:tc>
          <w:tcPr>
            <w:tcW w:w="0" w:type="auto"/>
            <w:shd w:val="clear" w:color="auto" w:fill="FFFFFF"/>
            <w:tcMar>
              <w:top w:w="0" w:type="dxa"/>
              <w:left w:w="45" w:type="dxa"/>
              <w:bottom w:w="0" w:type="dxa"/>
              <w:right w:w="45" w:type="dxa"/>
            </w:tcMar>
            <w:vAlign w:val="center"/>
            <w:hideMark/>
          </w:tcPr>
          <w:p w14:paraId="1E0AF6E8" w14:textId="77777777" w:rsidR="00CA1199" w:rsidRPr="0015467F" w:rsidRDefault="00CA1199" w:rsidP="00CA1199">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25AEE545" w14:textId="77777777" w:rsidR="00CA1199" w:rsidRPr="0015467F" w:rsidRDefault="00CA1199" w:rsidP="00CA1199">
            <w:pPr>
              <w:tabs>
                <w:tab w:val="left" w:pos="1152"/>
              </w:tabs>
              <w:jc w:val="both"/>
              <w:rPr>
                <w:sz w:val="26"/>
                <w:szCs w:val="26"/>
                <w:lang w:val="en-US"/>
              </w:rPr>
            </w:pPr>
            <w:r w:rsidRPr="0015467F">
              <w:rPr>
                <w:sz w:val="26"/>
                <w:szCs w:val="26"/>
                <w:lang w:val="en-US"/>
              </w:rPr>
              <w:t>01g/TP/TĐTTHC</w:t>
            </w:r>
          </w:p>
        </w:tc>
        <w:tc>
          <w:tcPr>
            <w:tcW w:w="0" w:type="auto"/>
            <w:shd w:val="clear" w:color="auto" w:fill="FFFFFF"/>
            <w:tcMar>
              <w:top w:w="0" w:type="dxa"/>
              <w:left w:w="45" w:type="dxa"/>
              <w:bottom w:w="0" w:type="dxa"/>
              <w:right w:w="45" w:type="dxa"/>
            </w:tcMar>
            <w:vAlign w:val="center"/>
            <w:hideMark/>
          </w:tcPr>
          <w:p w14:paraId="419E4A61" w14:textId="77777777" w:rsidR="00CA1199" w:rsidRPr="0015467F" w:rsidRDefault="00CA1199" w:rsidP="00CA1199">
            <w:pPr>
              <w:tabs>
                <w:tab w:val="left" w:pos="1152"/>
              </w:tabs>
              <w:jc w:val="both"/>
              <w:rPr>
                <w:sz w:val="26"/>
                <w:szCs w:val="26"/>
                <w:lang w:val="en-US"/>
              </w:rPr>
            </w:pPr>
            <w:r w:rsidRPr="0015467F">
              <w:rPr>
                <w:sz w:val="26"/>
                <w:szCs w:val="26"/>
                <w:lang w:val="en-US"/>
              </w:rPr>
              <w:t>Số TTHC tại DT VBQPPL đã được Bộ Tư pháp thẩm định</w:t>
            </w:r>
          </w:p>
        </w:tc>
        <w:tc>
          <w:tcPr>
            <w:tcW w:w="0" w:type="auto"/>
            <w:shd w:val="clear" w:color="auto" w:fill="FFFFFF"/>
            <w:tcMar>
              <w:top w:w="0" w:type="dxa"/>
              <w:left w:w="45" w:type="dxa"/>
              <w:bottom w:w="0" w:type="dxa"/>
              <w:right w:w="45" w:type="dxa"/>
            </w:tcMar>
            <w:vAlign w:val="center"/>
            <w:hideMark/>
          </w:tcPr>
          <w:p w14:paraId="70983B8F" w14:textId="70776DA0" w:rsidR="00CA1199" w:rsidRPr="0015467F" w:rsidRDefault="00CA1199" w:rsidP="00CA1199">
            <w:pPr>
              <w:tabs>
                <w:tab w:val="left" w:pos="1152"/>
              </w:tabs>
              <w:jc w:val="center"/>
              <w:rPr>
                <w:sz w:val="26"/>
                <w:szCs w:val="26"/>
                <w:lang w:val="en-US"/>
              </w:rPr>
            </w:pPr>
            <w:r>
              <w:rPr>
                <w:sz w:val="26"/>
                <w:szCs w:val="26"/>
                <w:lang w:val="en-US"/>
              </w:rPr>
              <w:t>Sơ bộ 6 tháng/sơ bộ năm/tròn năm</w:t>
            </w:r>
          </w:p>
        </w:tc>
        <w:tc>
          <w:tcPr>
            <w:tcW w:w="0" w:type="auto"/>
            <w:shd w:val="clear" w:color="auto" w:fill="FFFFFF"/>
            <w:tcMar>
              <w:top w:w="0" w:type="dxa"/>
              <w:left w:w="45" w:type="dxa"/>
              <w:bottom w:w="0" w:type="dxa"/>
              <w:right w:w="45" w:type="dxa"/>
            </w:tcMar>
            <w:vAlign w:val="center"/>
            <w:hideMark/>
          </w:tcPr>
          <w:p w14:paraId="1B31D25D" w14:textId="77777777" w:rsidR="00CA1199" w:rsidRPr="0015467F" w:rsidRDefault="00CA1199" w:rsidP="00CA1199">
            <w:pPr>
              <w:tabs>
                <w:tab w:val="left" w:pos="1152"/>
              </w:tabs>
              <w:jc w:val="both"/>
              <w:rPr>
                <w:sz w:val="26"/>
                <w:szCs w:val="26"/>
                <w:lang w:val="en-US"/>
              </w:rPr>
            </w:pPr>
            <w:r w:rsidRPr="0015467F">
              <w:rPr>
                <w:sz w:val="26"/>
                <w:szCs w:val="26"/>
                <w:lang w:val="en-US"/>
              </w:rPr>
              <w:t>Bộ Tư pháp (Cục Kế hoạch - Tài chính)</w:t>
            </w:r>
          </w:p>
        </w:tc>
      </w:tr>
      <w:tr w:rsidR="00CA1199" w:rsidRPr="005C1899" w14:paraId="40087AA1" w14:textId="77777777" w:rsidTr="00A65712">
        <w:trPr>
          <w:trHeight w:val="615"/>
          <w:tblHeader/>
        </w:trPr>
        <w:tc>
          <w:tcPr>
            <w:tcW w:w="0" w:type="auto"/>
            <w:gridSpan w:val="5"/>
            <w:shd w:val="clear" w:color="auto" w:fill="FFFFFF"/>
            <w:tcMar>
              <w:top w:w="0" w:type="dxa"/>
              <w:left w:w="45" w:type="dxa"/>
              <w:bottom w:w="0" w:type="dxa"/>
              <w:right w:w="45" w:type="dxa"/>
            </w:tcMar>
            <w:vAlign w:val="center"/>
          </w:tcPr>
          <w:p w14:paraId="739541C1" w14:textId="4D366D20" w:rsidR="00CA1199" w:rsidRPr="0015467F" w:rsidRDefault="00CA1199" w:rsidP="00CA1199">
            <w:pPr>
              <w:tabs>
                <w:tab w:val="left" w:pos="1152"/>
              </w:tabs>
              <w:jc w:val="both"/>
              <w:rPr>
                <w:sz w:val="26"/>
                <w:szCs w:val="26"/>
                <w:lang w:val="en-US"/>
              </w:rPr>
            </w:pPr>
            <w:r>
              <w:rPr>
                <w:b/>
                <w:i/>
                <w:iCs/>
                <w:sz w:val="26"/>
                <w:szCs w:val="26"/>
                <w:lang w:val="en-US"/>
              </w:rPr>
              <w:t>e)</w:t>
            </w:r>
            <w:r w:rsidRPr="00E9468B">
              <w:rPr>
                <w:b/>
                <w:i/>
                <w:iCs/>
                <w:sz w:val="26"/>
                <w:szCs w:val="26"/>
                <w:lang w:val="en-US"/>
              </w:rPr>
              <w:t xml:space="preserve"> Cục Đăng ký giao dịch bảo đảm </w:t>
            </w:r>
            <w:r>
              <w:rPr>
                <w:b/>
                <w:i/>
                <w:iCs/>
                <w:sz w:val="26"/>
                <w:szCs w:val="26"/>
                <w:lang w:val="en-US"/>
              </w:rPr>
              <w:t>và Bồi thường nhà nước</w:t>
            </w:r>
            <w:r w:rsidRPr="00E9468B">
              <w:rPr>
                <w:b/>
                <w:i/>
                <w:iCs/>
                <w:sz w:val="26"/>
                <w:szCs w:val="26"/>
                <w:lang w:val="en-US"/>
              </w:rPr>
              <w:t xml:space="preserve"> (01 biểu)</w:t>
            </w:r>
          </w:p>
        </w:tc>
      </w:tr>
      <w:tr w:rsidR="0087567C" w:rsidRPr="005C1899" w14:paraId="14319021" w14:textId="77777777" w:rsidTr="006701F6">
        <w:trPr>
          <w:trHeight w:val="615"/>
          <w:tblHeader/>
        </w:trPr>
        <w:tc>
          <w:tcPr>
            <w:tcW w:w="0" w:type="auto"/>
            <w:shd w:val="clear" w:color="auto" w:fill="FFFFFF"/>
            <w:tcMar>
              <w:top w:w="0" w:type="dxa"/>
              <w:left w:w="45" w:type="dxa"/>
              <w:bottom w:w="0" w:type="dxa"/>
              <w:right w:w="45" w:type="dxa"/>
            </w:tcMar>
            <w:vAlign w:val="center"/>
          </w:tcPr>
          <w:p w14:paraId="0622D142" w14:textId="34892EA8" w:rsidR="00CA1199" w:rsidRPr="0015467F" w:rsidRDefault="00CA1199" w:rsidP="00CA1199">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tcPr>
          <w:p w14:paraId="00C282BC" w14:textId="0DCFB6CE" w:rsidR="00CA1199" w:rsidRPr="0015467F" w:rsidRDefault="00CA1199" w:rsidP="00CA1199">
            <w:pPr>
              <w:tabs>
                <w:tab w:val="left" w:pos="1152"/>
              </w:tabs>
              <w:jc w:val="both"/>
              <w:rPr>
                <w:sz w:val="26"/>
                <w:szCs w:val="26"/>
                <w:lang w:val="en-US"/>
              </w:rPr>
            </w:pPr>
            <w:r w:rsidRPr="0015467F">
              <w:rPr>
                <w:sz w:val="26"/>
                <w:szCs w:val="26"/>
                <w:lang w:val="en-US"/>
              </w:rPr>
              <w:t>16a/TP/ĐKBPBĐ</w:t>
            </w:r>
          </w:p>
        </w:tc>
        <w:tc>
          <w:tcPr>
            <w:tcW w:w="0" w:type="auto"/>
            <w:shd w:val="clear" w:color="auto" w:fill="FFFFFF"/>
            <w:tcMar>
              <w:top w:w="0" w:type="dxa"/>
              <w:left w:w="45" w:type="dxa"/>
              <w:bottom w:w="0" w:type="dxa"/>
              <w:right w:w="45" w:type="dxa"/>
            </w:tcMar>
            <w:vAlign w:val="center"/>
          </w:tcPr>
          <w:p w14:paraId="411E0ACA" w14:textId="74A4B328" w:rsidR="00CA1199" w:rsidRPr="0015467F" w:rsidRDefault="00CA1199" w:rsidP="00CA1199">
            <w:pPr>
              <w:tabs>
                <w:tab w:val="left" w:pos="1152"/>
              </w:tabs>
              <w:jc w:val="both"/>
              <w:rPr>
                <w:sz w:val="26"/>
                <w:szCs w:val="26"/>
                <w:lang w:val="en-US"/>
              </w:rPr>
            </w:pPr>
            <w:r w:rsidRPr="0015467F">
              <w:rPr>
                <w:sz w:val="26"/>
                <w:szCs w:val="26"/>
                <w:lang w:val="en-US"/>
              </w:rPr>
              <w:t>Kết quả đăng ký, cung cấp thông tin về biện pháp bảo đảm, hợp đồng bằng động sản (không phải là tàu bay, tàu biển, chứng khoán đã đăng ký tập trung), bằng cây hằng năm, công trình tạm</w:t>
            </w:r>
          </w:p>
        </w:tc>
        <w:tc>
          <w:tcPr>
            <w:tcW w:w="0" w:type="auto"/>
            <w:shd w:val="clear" w:color="auto" w:fill="FFFFFF"/>
            <w:tcMar>
              <w:top w:w="0" w:type="dxa"/>
              <w:left w:w="45" w:type="dxa"/>
              <w:bottom w:w="0" w:type="dxa"/>
              <w:right w:w="45" w:type="dxa"/>
            </w:tcMar>
            <w:vAlign w:val="center"/>
          </w:tcPr>
          <w:p w14:paraId="3890AC78" w14:textId="6D79F9D1" w:rsidR="00CA1199" w:rsidRDefault="00CA1199" w:rsidP="00CA1199">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tcPr>
          <w:p w14:paraId="213548AB" w14:textId="270F5E27" w:rsidR="00CA1199" w:rsidRPr="0015467F" w:rsidRDefault="00CA1199" w:rsidP="00CA1199">
            <w:pPr>
              <w:tabs>
                <w:tab w:val="left" w:pos="1152"/>
              </w:tabs>
              <w:jc w:val="both"/>
              <w:rPr>
                <w:sz w:val="26"/>
                <w:szCs w:val="26"/>
                <w:lang w:val="en-US"/>
              </w:rPr>
            </w:pPr>
            <w:r w:rsidRPr="0015467F">
              <w:rPr>
                <w:sz w:val="26"/>
                <w:szCs w:val="26"/>
                <w:lang w:val="en-US"/>
              </w:rPr>
              <w:t>Bộ Tư pháp (Cục Kế hoạch - Tài chính)</w:t>
            </w:r>
          </w:p>
        </w:tc>
      </w:tr>
      <w:tr w:rsidR="00CA1199" w:rsidRPr="005C1899" w14:paraId="016B520F" w14:textId="77777777" w:rsidTr="006701F6">
        <w:trPr>
          <w:trHeight w:val="495"/>
          <w:tblHeader/>
        </w:trPr>
        <w:tc>
          <w:tcPr>
            <w:tcW w:w="0" w:type="auto"/>
            <w:gridSpan w:val="5"/>
            <w:shd w:val="clear" w:color="auto" w:fill="FFFFFF"/>
            <w:tcMar>
              <w:top w:w="0" w:type="dxa"/>
              <w:left w:w="45" w:type="dxa"/>
              <w:bottom w:w="0" w:type="dxa"/>
              <w:right w:w="45" w:type="dxa"/>
            </w:tcMar>
            <w:vAlign w:val="center"/>
            <w:hideMark/>
          </w:tcPr>
          <w:p w14:paraId="3BC14B1C" w14:textId="59FD10DA" w:rsidR="00CA1199" w:rsidRPr="00E9468B" w:rsidRDefault="00CA1199" w:rsidP="00CA1199">
            <w:pPr>
              <w:tabs>
                <w:tab w:val="left" w:pos="1152"/>
              </w:tabs>
              <w:jc w:val="both"/>
              <w:rPr>
                <w:b/>
                <w:i/>
                <w:iCs/>
                <w:sz w:val="26"/>
                <w:szCs w:val="26"/>
                <w:lang w:val="en-US"/>
              </w:rPr>
            </w:pPr>
            <w:r>
              <w:rPr>
                <w:b/>
                <w:i/>
                <w:iCs/>
                <w:sz w:val="26"/>
                <w:szCs w:val="26"/>
                <w:lang w:val="en-US"/>
              </w:rPr>
              <w:t>e)</w:t>
            </w:r>
            <w:r w:rsidRPr="00E9468B">
              <w:rPr>
                <w:b/>
                <w:i/>
                <w:iCs/>
                <w:sz w:val="26"/>
                <w:szCs w:val="26"/>
                <w:lang w:val="en-US"/>
              </w:rPr>
              <w:t xml:space="preserve"> Trung tâm Đăng ký giao dịch, tài sản của Cục Đăng ký giao dịch bảo đảm </w:t>
            </w:r>
            <w:r>
              <w:rPr>
                <w:b/>
                <w:i/>
                <w:iCs/>
                <w:sz w:val="26"/>
                <w:szCs w:val="26"/>
                <w:lang w:val="en-US"/>
              </w:rPr>
              <w:t>và Bồi thường nhà nước</w:t>
            </w:r>
            <w:r w:rsidRPr="00E9468B">
              <w:rPr>
                <w:b/>
                <w:i/>
                <w:iCs/>
                <w:sz w:val="26"/>
                <w:szCs w:val="26"/>
                <w:lang w:val="en-US"/>
              </w:rPr>
              <w:t xml:space="preserve"> (01 biểu)</w:t>
            </w:r>
          </w:p>
        </w:tc>
      </w:tr>
      <w:tr w:rsidR="0087567C" w:rsidRPr="005C1899" w14:paraId="44B0E11E" w14:textId="77777777" w:rsidTr="006701F6">
        <w:trPr>
          <w:trHeight w:val="1275"/>
          <w:tblHeader/>
        </w:trPr>
        <w:tc>
          <w:tcPr>
            <w:tcW w:w="0" w:type="auto"/>
            <w:shd w:val="clear" w:color="auto" w:fill="FFFFFF"/>
            <w:tcMar>
              <w:top w:w="0" w:type="dxa"/>
              <w:left w:w="45" w:type="dxa"/>
              <w:bottom w:w="0" w:type="dxa"/>
              <w:right w:w="45" w:type="dxa"/>
            </w:tcMar>
            <w:vAlign w:val="center"/>
            <w:hideMark/>
          </w:tcPr>
          <w:p w14:paraId="0D37B79C" w14:textId="77777777" w:rsidR="00CA1199" w:rsidRPr="0015467F" w:rsidRDefault="00CA1199" w:rsidP="00CA1199">
            <w:pPr>
              <w:tabs>
                <w:tab w:val="left" w:pos="1152"/>
              </w:tabs>
              <w:jc w:val="center"/>
              <w:rPr>
                <w:sz w:val="26"/>
                <w:szCs w:val="26"/>
                <w:lang w:val="en-US"/>
              </w:rPr>
            </w:pPr>
            <w:r w:rsidRPr="0015467F">
              <w:rPr>
                <w:sz w:val="26"/>
                <w:szCs w:val="26"/>
                <w:lang w:val="en-US"/>
              </w:rPr>
              <w:t>1</w:t>
            </w:r>
          </w:p>
        </w:tc>
        <w:tc>
          <w:tcPr>
            <w:tcW w:w="0" w:type="auto"/>
            <w:shd w:val="clear" w:color="auto" w:fill="FFFFFF"/>
            <w:tcMar>
              <w:top w:w="0" w:type="dxa"/>
              <w:left w:w="45" w:type="dxa"/>
              <w:bottom w:w="0" w:type="dxa"/>
              <w:right w:w="45" w:type="dxa"/>
            </w:tcMar>
            <w:vAlign w:val="center"/>
            <w:hideMark/>
          </w:tcPr>
          <w:p w14:paraId="2D8B8AF4" w14:textId="77777777" w:rsidR="00CA1199" w:rsidRPr="0015467F" w:rsidRDefault="00CA1199" w:rsidP="00CA1199">
            <w:pPr>
              <w:tabs>
                <w:tab w:val="left" w:pos="1152"/>
              </w:tabs>
              <w:jc w:val="both"/>
              <w:rPr>
                <w:sz w:val="26"/>
                <w:szCs w:val="26"/>
                <w:lang w:val="en-US"/>
              </w:rPr>
            </w:pPr>
            <w:r w:rsidRPr="0015467F">
              <w:rPr>
                <w:sz w:val="26"/>
                <w:szCs w:val="26"/>
                <w:lang w:val="en-US"/>
              </w:rPr>
              <w:t>16a/TP/ĐKBPBĐ</w:t>
            </w:r>
          </w:p>
        </w:tc>
        <w:tc>
          <w:tcPr>
            <w:tcW w:w="0" w:type="auto"/>
            <w:shd w:val="clear" w:color="auto" w:fill="FFFFFF"/>
            <w:tcMar>
              <w:top w:w="0" w:type="dxa"/>
              <w:left w:w="45" w:type="dxa"/>
              <w:bottom w:w="0" w:type="dxa"/>
              <w:right w:w="45" w:type="dxa"/>
            </w:tcMar>
            <w:vAlign w:val="center"/>
            <w:hideMark/>
          </w:tcPr>
          <w:p w14:paraId="5D5E8938" w14:textId="77777777" w:rsidR="00CA1199" w:rsidRPr="0015467F" w:rsidRDefault="00CA1199" w:rsidP="00CA1199">
            <w:pPr>
              <w:tabs>
                <w:tab w:val="left" w:pos="1152"/>
              </w:tabs>
              <w:jc w:val="both"/>
              <w:rPr>
                <w:sz w:val="26"/>
                <w:szCs w:val="26"/>
                <w:lang w:val="en-US"/>
              </w:rPr>
            </w:pPr>
            <w:r w:rsidRPr="0015467F">
              <w:rPr>
                <w:sz w:val="26"/>
                <w:szCs w:val="26"/>
                <w:lang w:val="en-US"/>
              </w:rPr>
              <w:t>Kết quả đăng ký, cung cấp thông tin về biện pháp bảo đảm, hợp đồng bằng động sản (không phải là tàu bay, tàu biển, chứng khoán đã đăng ký tập trung), bằng cây hằng năm, công trình tạm</w:t>
            </w:r>
          </w:p>
        </w:tc>
        <w:tc>
          <w:tcPr>
            <w:tcW w:w="0" w:type="auto"/>
            <w:shd w:val="clear" w:color="auto" w:fill="FFFFFF"/>
            <w:tcMar>
              <w:top w:w="0" w:type="dxa"/>
              <w:left w:w="45" w:type="dxa"/>
              <w:bottom w:w="0" w:type="dxa"/>
              <w:right w:w="45" w:type="dxa"/>
            </w:tcMar>
            <w:vAlign w:val="center"/>
            <w:hideMark/>
          </w:tcPr>
          <w:p w14:paraId="0EC311FC" w14:textId="5BDDA1BA" w:rsidR="00CA1199" w:rsidRPr="0015467F" w:rsidRDefault="00CA1199" w:rsidP="00CA1199">
            <w:pPr>
              <w:tabs>
                <w:tab w:val="left" w:pos="1152"/>
              </w:tabs>
              <w:jc w:val="center"/>
              <w:rPr>
                <w:sz w:val="26"/>
                <w:szCs w:val="26"/>
                <w:lang w:val="en-US"/>
              </w:rPr>
            </w:pPr>
            <w:r>
              <w:rPr>
                <w:sz w:val="26"/>
                <w:szCs w:val="26"/>
                <w:lang w:val="en-US"/>
              </w:rPr>
              <w:t>Sơ bộ năm/tròn năm</w:t>
            </w:r>
          </w:p>
        </w:tc>
        <w:tc>
          <w:tcPr>
            <w:tcW w:w="0" w:type="auto"/>
            <w:shd w:val="clear" w:color="auto" w:fill="FFFFFF"/>
            <w:tcMar>
              <w:top w:w="0" w:type="dxa"/>
              <w:left w:w="45" w:type="dxa"/>
              <w:bottom w:w="0" w:type="dxa"/>
              <w:right w:w="45" w:type="dxa"/>
            </w:tcMar>
            <w:vAlign w:val="center"/>
            <w:hideMark/>
          </w:tcPr>
          <w:p w14:paraId="6C95AA3D" w14:textId="77777777" w:rsidR="00CA1199" w:rsidRPr="0015467F" w:rsidRDefault="00CA1199" w:rsidP="00CA1199">
            <w:pPr>
              <w:tabs>
                <w:tab w:val="left" w:pos="1152"/>
              </w:tabs>
              <w:jc w:val="both"/>
              <w:rPr>
                <w:sz w:val="26"/>
                <w:szCs w:val="26"/>
                <w:lang w:val="en-US"/>
              </w:rPr>
            </w:pPr>
            <w:r w:rsidRPr="0015467F">
              <w:rPr>
                <w:sz w:val="26"/>
                <w:szCs w:val="26"/>
                <w:lang w:val="en-US"/>
              </w:rPr>
              <w:t>Cục Đăng ký giao dịch bảo đảm và Bồi thường nhà nước</w:t>
            </w:r>
          </w:p>
        </w:tc>
      </w:tr>
    </w:tbl>
    <w:p w14:paraId="6122EE48" w14:textId="77777777" w:rsidR="00F20CCC" w:rsidRDefault="00F20CCC" w:rsidP="00F20CCC">
      <w:pPr>
        <w:tabs>
          <w:tab w:val="left" w:pos="1152"/>
        </w:tabs>
        <w:jc w:val="both"/>
        <w:rPr>
          <w:b/>
          <w:sz w:val="26"/>
          <w:szCs w:val="26"/>
          <w:lang w:val="en-US"/>
        </w:rPr>
      </w:pPr>
    </w:p>
    <w:p w14:paraId="2FB35938" w14:textId="3C0A9A9B" w:rsidR="0015467F" w:rsidRPr="0015467F" w:rsidRDefault="0015467F" w:rsidP="0015467F">
      <w:pPr>
        <w:tabs>
          <w:tab w:val="left" w:pos="1152"/>
        </w:tabs>
        <w:jc w:val="both"/>
        <w:rPr>
          <w:b/>
          <w:sz w:val="26"/>
          <w:szCs w:val="26"/>
          <w:lang w:val="en-US"/>
        </w:rPr>
        <w:sectPr w:rsidR="0015467F" w:rsidRPr="0015467F" w:rsidSect="00E138B6">
          <w:pgSz w:w="16840" w:h="11907" w:orient="landscape"/>
          <w:pgMar w:top="1134" w:right="1134" w:bottom="1134" w:left="1134" w:header="720" w:footer="720" w:gutter="0"/>
          <w:pgNumType w:start="1"/>
          <w:cols w:space="720"/>
          <w:titlePg/>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6"/>
        <w:gridCol w:w="6326"/>
      </w:tblGrid>
      <w:tr w:rsidR="00EA2C28" w14:paraId="4950BF4A" w14:textId="77777777" w:rsidTr="0015467F">
        <w:trPr>
          <w:jc w:val="center"/>
        </w:trPr>
        <w:tc>
          <w:tcPr>
            <w:tcW w:w="2802" w:type="dxa"/>
          </w:tcPr>
          <w:p w14:paraId="34295F73" w14:textId="78BB60A4" w:rsidR="00EA2C28" w:rsidRPr="0015467F" w:rsidRDefault="00EA2C28" w:rsidP="0015467F">
            <w:pPr>
              <w:jc w:val="center"/>
              <w:rPr>
                <w:bCs/>
                <w:sz w:val="26"/>
                <w:szCs w:val="26"/>
              </w:rPr>
            </w:pPr>
            <w:r>
              <w:rPr>
                <w:b/>
                <w:noProof/>
                <w:sz w:val="26"/>
                <w:szCs w:val="26"/>
                <w:lang w:val="en-US"/>
              </w:rPr>
              <w:lastRenderedPageBreak/>
              <mc:AlternateContent>
                <mc:Choice Requires="wps">
                  <w:drawing>
                    <wp:anchor distT="0" distB="0" distL="114300" distR="114300" simplePos="0" relativeHeight="251656192" behindDoc="0" locked="0" layoutInCell="1" allowOverlap="1" wp14:anchorId="47776BD7" wp14:editId="6DDDCBAA">
                      <wp:simplePos x="0" y="0"/>
                      <wp:positionH relativeFrom="column">
                        <wp:posOffset>501015</wp:posOffset>
                      </wp:positionH>
                      <wp:positionV relativeFrom="paragraph">
                        <wp:posOffset>222885</wp:posOffset>
                      </wp:positionV>
                      <wp:extent cx="590550" cy="0"/>
                      <wp:effectExtent l="0" t="0" r="19050" b="19050"/>
                      <wp:wrapNone/>
                      <wp:docPr id="1009308496" name="Straight Connector 11"/>
                      <wp:cNvGraphicFramePr/>
                      <a:graphic xmlns:a="http://schemas.openxmlformats.org/drawingml/2006/main">
                        <a:graphicData uri="http://schemas.microsoft.com/office/word/2010/wordprocessingShape">
                          <wps:wsp>
                            <wps:cNvCnPr/>
                            <wps:spPr>
                              <a:xfrm flipV="1">
                                <a:off x="0" y="0"/>
                                <a:ext cx="590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17BF8B" id="Straight Connector 11"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45pt,17.55pt" to="85.9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" strokecolor="black [3040]"/>
                  </w:pict>
                </mc:Fallback>
              </mc:AlternateContent>
            </w:r>
            <w:r>
              <w:rPr>
                <w:b/>
                <w:sz w:val="26"/>
                <w:szCs w:val="26"/>
              </w:rPr>
              <w:t>BỘ TƯ PHÁP</w:t>
            </w:r>
          </w:p>
        </w:tc>
        <w:tc>
          <w:tcPr>
            <w:tcW w:w="6486" w:type="dxa"/>
          </w:tcPr>
          <w:p w14:paraId="25D8B6B6" w14:textId="77777777" w:rsidR="00EA2C28" w:rsidRDefault="00EA2C28" w:rsidP="0015467F">
            <w:pPr>
              <w:jc w:val="center"/>
              <w:rPr>
                <w:b/>
                <w:sz w:val="26"/>
                <w:szCs w:val="26"/>
              </w:rPr>
            </w:pPr>
            <w:r>
              <w:rPr>
                <w:b/>
                <w:sz w:val="26"/>
                <w:szCs w:val="26"/>
              </w:rPr>
              <w:t>CỘNG HOÀ XÃ HỘI CHỦ NGHĨA VIỆT NAM</w:t>
            </w:r>
          </w:p>
          <w:p w14:paraId="3563BA41" w14:textId="77777777" w:rsidR="00EA2C28" w:rsidRDefault="00EA2C28" w:rsidP="00EA2C28">
            <w:pPr>
              <w:jc w:val="center"/>
              <w:rPr>
                <w:b/>
              </w:rPr>
            </w:pPr>
            <w:r>
              <w:rPr>
                <w:b/>
              </w:rPr>
              <w:t>Độc lập - Tự do - Hạnh phúc</w:t>
            </w:r>
          </w:p>
          <w:p w14:paraId="323F8151" w14:textId="2F732EF1" w:rsidR="00EA2C28" w:rsidRDefault="00EA2C28" w:rsidP="0015467F">
            <w:pPr>
              <w:jc w:val="center"/>
              <w:rPr>
                <w:b/>
                <w:sz w:val="26"/>
                <w:szCs w:val="26"/>
              </w:rPr>
            </w:pPr>
            <w:r>
              <w:rPr>
                <w:b/>
                <w:noProof/>
                <w:sz w:val="26"/>
                <w:szCs w:val="26"/>
                <w:lang w:val="en-US"/>
              </w:rPr>
              <mc:AlternateContent>
                <mc:Choice Requires="wps">
                  <w:drawing>
                    <wp:anchor distT="0" distB="0" distL="114300" distR="114300" simplePos="0" relativeHeight="251661312" behindDoc="0" locked="0" layoutInCell="1" allowOverlap="1" wp14:anchorId="70DC9C61" wp14:editId="70DB17B0">
                      <wp:simplePos x="0" y="0"/>
                      <wp:positionH relativeFrom="column">
                        <wp:posOffset>927590</wp:posOffset>
                      </wp:positionH>
                      <wp:positionV relativeFrom="paragraph">
                        <wp:posOffset>61643</wp:posOffset>
                      </wp:positionV>
                      <wp:extent cx="2130725" cy="0"/>
                      <wp:effectExtent l="0" t="0" r="0" b="0"/>
                      <wp:wrapNone/>
                      <wp:docPr id="840515581" name="Straight Connector 12"/>
                      <wp:cNvGraphicFramePr/>
                      <a:graphic xmlns:a="http://schemas.openxmlformats.org/drawingml/2006/main">
                        <a:graphicData uri="http://schemas.microsoft.com/office/word/2010/wordprocessingShape">
                          <wps:wsp>
                            <wps:cNvCnPr/>
                            <wps:spPr>
                              <a:xfrm>
                                <a:off x="0" y="0"/>
                                <a:ext cx="2130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57EF93" id="Straight Connector 1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3.05pt,4.85pt" to="240.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" strokecolor="black [3040]"/>
                  </w:pict>
                </mc:Fallback>
              </mc:AlternateContent>
            </w:r>
          </w:p>
        </w:tc>
      </w:tr>
    </w:tbl>
    <w:p w14:paraId="244054F2" w14:textId="77777777" w:rsidR="006D3837" w:rsidRPr="006D3837" w:rsidRDefault="006D3837" w:rsidP="0015467F">
      <w:pPr>
        <w:jc w:val="center"/>
        <w:rPr>
          <w:b/>
          <w:sz w:val="26"/>
          <w:szCs w:val="26"/>
        </w:rPr>
      </w:pPr>
      <w:bookmarkStart w:id="27" w:name="_Hlk209515063"/>
      <w:r w:rsidRPr="006D3837">
        <w:rPr>
          <w:b/>
          <w:sz w:val="26"/>
          <w:szCs w:val="26"/>
        </w:rPr>
        <w:t>Phụ lục II</w:t>
      </w:r>
    </w:p>
    <w:p w14:paraId="530780C9" w14:textId="77777777" w:rsidR="006D3837" w:rsidRPr="006D3837" w:rsidRDefault="006D3837" w:rsidP="0015467F">
      <w:pPr>
        <w:jc w:val="center"/>
        <w:rPr>
          <w:b/>
          <w:sz w:val="26"/>
          <w:szCs w:val="26"/>
        </w:rPr>
      </w:pPr>
      <w:r w:rsidRPr="006D3837">
        <w:rPr>
          <w:b/>
          <w:sz w:val="26"/>
          <w:szCs w:val="26"/>
        </w:rPr>
        <w:t>KỲ BÁO CÁO, THỜI ĐIỂM CHỐT SỐ LIỆU BÁO CÁO, THỜI HẠN NHẬN BÁO CÁO</w:t>
      </w:r>
    </w:p>
    <w:p w14:paraId="3CB7A563" w14:textId="032C4C6F" w:rsidR="006D3837" w:rsidRDefault="006D3837" w:rsidP="006D3837">
      <w:pPr>
        <w:jc w:val="center"/>
        <w:rPr>
          <w:bCs/>
          <w:sz w:val="26"/>
          <w:szCs w:val="26"/>
        </w:rPr>
      </w:pPr>
      <w:r w:rsidRPr="0015467F">
        <w:rPr>
          <w:bCs/>
          <w:i/>
          <w:iCs/>
          <w:sz w:val="26"/>
          <w:szCs w:val="26"/>
        </w:rPr>
        <w:t xml:space="preserve">(Ban hành kèm theo Thông tư số </w:t>
      </w:r>
      <w:r w:rsidR="0059393A">
        <w:rPr>
          <w:bCs/>
          <w:i/>
          <w:iCs/>
          <w:sz w:val="26"/>
          <w:szCs w:val="26"/>
        </w:rPr>
        <w:t>17</w:t>
      </w:r>
      <w:r w:rsidRPr="0015467F">
        <w:rPr>
          <w:bCs/>
          <w:i/>
          <w:iCs/>
          <w:sz w:val="26"/>
          <w:szCs w:val="26"/>
        </w:rPr>
        <w:t>/2025/TT-BTP quy định Chế độ báo cáo thống kê ngành Tư pháp)</w:t>
      </w:r>
      <w:r w:rsidRPr="0015467F">
        <w:rPr>
          <w:bCs/>
          <w:sz w:val="26"/>
          <w:szCs w:val="26"/>
        </w:rPr>
        <w:t xml:space="preserve"> </w:t>
      </w:r>
    </w:p>
    <w:p w14:paraId="3F7E4691" w14:textId="77777777" w:rsidR="006D3837" w:rsidRDefault="006D3837" w:rsidP="006D3837">
      <w:pPr>
        <w:jc w:val="center"/>
        <w:rPr>
          <w:bCs/>
          <w:sz w:val="26"/>
          <w:szCs w:val="26"/>
        </w:rPr>
      </w:pPr>
    </w:p>
    <w:tbl>
      <w:tblPr>
        <w:tblW w:w="9684" w:type="dxa"/>
        <w:tblInd w:w="-239" w:type="dxa"/>
        <w:tblCellMar>
          <w:left w:w="0" w:type="dxa"/>
          <w:right w:w="0" w:type="dxa"/>
        </w:tblCellMar>
        <w:tblLook w:val="04A0" w:firstRow="1" w:lastRow="0" w:firstColumn="1" w:lastColumn="0" w:noHBand="0" w:noVBand="1"/>
      </w:tblPr>
      <w:tblGrid>
        <w:gridCol w:w="506"/>
        <w:gridCol w:w="2553"/>
        <w:gridCol w:w="1111"/>
        <w:gridCol w:w="1121"/>
        <w:gridCol w:w="6"/>
        <w:gridCol w:w="1251"/>
        <w:gridCol w:w="1157"/>
        <w:gridCol w:w="914"/>
        <w:gridCol w:w="1065"/>
      </w:tblGrid>
      <w:tr w:rsidR="00A92304" w:rsidRPr="00EF22DC" w14:paraId="5633B3BA" w14:textId="77777777" w:rsidTr="00FC2267">
        <w:trPr>
          <w:trHeight w:val="870"/>
          <w:tblHeader/>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9A09E0" w14:textId="77777777" w:rsidR="006D3837" w:rsidRPr="0015467F" w:rsidRDefault="006D3837" w:rsidP="006D3837">
            <w:pPr>
              <w:jc w:val="center"/>
              <w:rPr>
                <w:b/>
                <w:bCs/>
                <w:sz w:val="22"/>
                <w:szCs w:val="22"/>
                <w:lang w:val="en-US"/>
              </w:rPr>
            </w:pPr>
            <w:r w:rsidRPr="0015467F">
              <w:rPr>
                <w:b/>
                <w:bCs/>
                <w:sz w:val="22"/>
                <w:szCs w:val="22"/>
                <w:lang w:val="en-US"/>
              </w:rPr>
              <w:t>STT</w:t>
            </w:r>
          </w:p>
        </w:tc>
        <w:tc>
          <w:tcPr>
            <w:tcW w:w="2553" w:type="dxa"/>
            <w:vMerge w:val="restar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79ADF7" w14:textId="77777777" w:rsidR="006D3837" w:rsidRPr="0015467F" w:rsidRDefault="006D3837" w:rsidP="006D3837">
            <w:pPr>
              <w:jc w:val="center"/>
              <w:rPr>
                <w:b/>
                <w:bCs/>
                <w:sz w:val="22"/>
                <w:szCs w:val="22"/>
                <w:lang w:val="en-US"/>
              </w:rPr>
            </w:pPr>
          </w:p>
        </w:tc>
        <w:tc>
          <w:tcPr>
            <w:tcW w:w="2238" w:type="dxa"/>
            <w:gridSpan w:val="3"/>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13C389" w14:textId="77777777" w:rsidR="006D3837" w:rsidRPr="0015467F" w:rsidRDefault="006D3837" w:rsidP="006D3837">
            <w:pPr>
              <w:jc w:val="center"/>
              <w:rPr>
                <w:b/>
                <w:bCs/>
                <w:sz w:val="22"/>
                <w:szCs w:val="22"/>
                <w:lang w:val="en-US"/>
              </w:rPr>
            </w:pPr>
            <w:r w:rsidRPr="0015467F">
              <w:rPr>
                <w:b/>
                <w:bCs/>
                <w:sz w:val="22"/>
                <w:szCs w:val="22"/>
                <w:lang w:val="en-US"/>
              </w:rPr>
              <w:t>Báo cáo sơ bộ 6 tháng</w:t>
            </w:r>
          </w:p>
        </w:tc>
        <w:tc>
          <w:tcPr>
            <w:tcW w:w="2408" w:type="dxa"/>
            <w:gridSpan w:val="2"/>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411A56" w14:textId="77777777" w:rsidR="006D3837" w:rsidRPr="0015467F" w:rsidRDefault="006D3837" w:rsidP="006D3837">
            <w:pPr>
              <w:jc w:val="center"/>
              <w:rPr>
                <w:b/>
                <w:bCs/>
                <w:sz w:val="22"/>
                <w:szCs w:val="22"/>
                <w:lang w:val="en-US"/>
              </w:rPr>
            </w:pPr>
            <w:r w:rsidRPr="0015467F">
              <w:rPr>
                <w:b/>
                <w:bCs/>
                <w:sz w:val="22"/>
                <w:szCs w:val="22"/>
                <w:lang w:val="en-US"/>
              </w:rPr>
              <w:t>Báo cáo sơ bộ năm</w:t>
            </w:r>
          </w:p>
        </w:tc>
        <w:tc>
          <w:tcPr>
            <w:tcW w:w="1979" w:type="dxa"/>
            <w:gridSpan w:val="2"/>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9C3E98" w14:textId="64AB66E6" w:rsidR="006D3837" w:rsidRPr="0015467F" w:rsidRDefault="006D3837">
            <w:pPr>
              <w:jc w:val="center"/>
              <w:rPr>
                <w:b/>
                <w:bCs/>
                <w:sz w:val="22"/>
                <w:szCs w:val="22"/>
                <w:lang w:val="en-US"/>
              </w:rPr>
            </w:pPr>
            <w:r w:rsidRPr="0015467F">
              <w:rPr>
                <w:b/>
                <w:bCs/>
                <w:sz w:val="22"/>
                <w:szCs w:val="22"/>
                <w:lang w:val="en-US"/>
              </w:rPr>
              <w:t xml:space="preserve">Báo cáo </w:t>
            </w:r>
            <w:r w:rsidR="009E445C">
              <w:rPr>
                <w:b/>
                <w:bCs/>
                <w:sz w:val="22"/>
                <w:szCs w:val="22"/>
                <w:lang w:val="en-US"/>
              </w:rPr>
              <w:t>t</w:t>
            </w:r>
            <w:r w:rsidR="00642B90">
              <w:rPr>
                <w:b/>
                <w:bCs/>
                <w:sz w:val="22"/>
                <w:szCs w:val="22"/>
                <w:lang w:val="en-US"/>
              </w:rPr>
              <w:t>ròn năm</w:t>
            </w:r>
          </w:p>
        </w:tc>
      </w:tr>
      <w:tr w:rsidR="00A92304" w:rsidRPr="00EF22DC" w14:paraId="7F2405F4" w14:textId="77777777" w:rsidTr="00FC2267">
        <w:trPr>
          <w:trHeight w:val="1095"/>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D2A4BB" w14:textId="77777777" w:rsidR="006D3837" w:rsidRPr="0015467F" w:rsidRDefault="006D3837" w:rsidP="006D3837">
            <w:pPr>
              <w:jc w:val="center"/>
              <w:rPr>
                <w:b/>
                <w:bCs/>
                <w:sz w:val="22"/>
                <w:szCs w:val="22"/>
                <w:lang w:val="en-US"/>
              </w:rPr>
            </w:pPr>
          </w:p>
        </w:tc>
        <w:tc>
          <w:tcPr>
            <w:tcW w:w="2553" w:type="dxa"/>
            <w:vMerge/>
            <w:tcBorders>
              <w:top w:val="single" w:sz="6" w:space="0" w:color="000000"/>
              <w:left w:val="single" w:sz="6" w:space="0" w:color="CCCCCC"/>
              <w:bottom w:val="single" w:sz="6" w:space="0" w:color="000000"/>
              <w:right w:val="single" w:sz="6" w:space="0" w:color="000000"/>
            </w:tcBorders>
            <w:vAlign w:val="center"/>
            <w:hideMark/>
          </w:tcPr>
          <w:p w14:paraId="620668FB" w14:textId="77777777" w:rsidR="006D3837" w:rsidRPr="0015467F" w:rsidRDefault="006D3837" w:rsidP="006D3837">
            <w:pPr>
              <w:jc w:val="center"/>
              <w:rPr>
                <w:b/>
                <w:bCs/>
                <w:sz w:val="22"/>
                <w:szCs w:val="22"/>
                <w:lang w:val="en-US"/>
              </w:rPr>
            </w:pPr>
          </w:p>
        </w:tc>
        <w:tc>
          <w:tcPr>
            <w:tcW w:w="1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F6573A" w14:textId="77777777" w:rsidR="006D3837" w:rsidRPr="0015467F" w:rsidRDefault="006D3837" w:rsidP="0015467F">
            <w:pPr>
              <w:ind w:left="-20" w:right="-69"/>
              <w:jc w:val="center"/>
              <w:rPr>
                <w:b/>
                <w:bCs/>
                <w:sz w:val="22"/>
                <w:szCs w:val="22"/>
                <w:lang w:val="en-US"/>
              </w:rPr>
            </w:pPr>
            <w:r w:rsidRPr="0015467F">
              <w:rPr>
                <w:b/>
                <w:bCs/>
                <w:sz w:val="22"/>
                <w:szCs w:val="22"/>
                <w:lang w:val="en-US"/>
              </w:rPr>
              <w:t xml:space="preserve">Thời gian lấy số liệu </w:t>
            </w:r>
            <w:r w:rsidRPr="0015467F">
              <w:rPr>
                <w:b/>
                <w:bCs/>
                <w:sz w:val="22"/>
                <w:szCs w:val="22"/>
                <w:lang w:val="en-US"/>
              </w:rPr>
              <w:br/>
              <w:t>thực tế</w:t>
            </w:r>
          </w:p>
        </w:tc>
        <w:tc>
          <w:tcPr>
            <w:tcW w:w="112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7D1114" w14:textId="77777777" w:rsidR="006D3837" w:rsidRPr="0015467F" w:rsidRDefault="006D3837" w:rsidP="0015467F">
            <w:pPr>
              <w:ind w:left="-20" w:right="-69"/>
              <w:jc w:val="center"/>
              <w:rPr>
                <w:b/>
                <w:bCs/>
                <w:sz w:val="22"/>
                <w:szCs w:val="22"/>
                <w:lang w:val="en-US"/>
              </w:rPr>
            </w:pPr>
            <w:r w:rsidRPr="0015467F">
              <w:rPr>
                <w:b/>
                <w:bCs/>
                <w:sz w:val="22"/>
                <w:szCs w:val="22"/>
                <w:lang w:val="en-US"/>
              </w:rPr>
              <w:t>Thời hạn nhận báo cáo (của đơn vị nhận báo cáo)</w:t>
            </w:r>
          </w:p>
        </w:tc>
        <w:tc>
          <w:tcPr>
            <w:tcW w:w="1257"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051145" w14:textId="77777777" w:rsidR="006D3837" w:rsidRPr="0015467F" w:rsidRDefault="006D3837" w:rsidP="0015467F">
            <w:pPr>
              <w:ind w:left="-20" w:right="-69"/>
              <w:jc w:val="center"/>
              <w:rPr>
                <w:b/>
                <w:bCs/>
                <w:sz w:val="22"/>
                <w:szCs w:val="22"/>
                <w:lang w:val="en-US"/>
              </w:rPr>
            </w:pPr>
            <w:r w:rsidRPr="0015467F">
              <w:rPr>
                <w:b/>
                <w:bCs/>
                <w:sz w:val="22"/>
                <w:szCs w:val="22"/>
                <w:lang w:val="en-US"/>
              </w:rPr>
              <w:t xml:space="preserve">Thời gian lấy số liệu </w:t>
            </w:r>
            <w:r w:rsidRPr="0015467F">
              <w:rPr>
                <w:b/>
                <w:bCs/>
                <w:sz w:val="22"/>
                <w:szCs w:val="22"/>
                <w:lang w:val="en-US"/>
              </w:rPr>
              <w:br/>
              <w:t>thực tế</w:t>
            </w:r>
          </w:p>
        </w:tc>
        <w:tc>
          <w:tcPr>
            <w:tcW w:w="115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745835" w14:textId="77777777" w:rsidR="006D3837" w:rsidRPr="0015467F" w:rsidRDefault="006D3837" w:rsidP="0015467F">
            <w:pPr>
              <w:ind w:left="-20" w:right="-69"/>
              <w:jc w:val="center"/>
              <w:rPr>
                <w:b/>
                <w:bCs/>
                <w:sz w:val="22"/>
                <w:szCs w:val="22"/>
                <w:lang w:val="en-US"/>
              </w:rPr>
            </w:pPr>
            <w:r w:rsidRPr="0015467F">
              <w:rPr>
                <w:b/>
                <w:bCs/>
                <w:sz w:val="22"/>
                <w:szCs w:val="22"/>
                <w:lang w:val="en-US"/>
              </w:rPr>
              <w:t>Thời hạn nhận báo cáo (của đơn vị nhận báo cáo)</w:t>
            </w:r>
          </w:p>
        </w:tc>
        <w:tc>
          <w:tcPr>
            <w:tcW w:w="9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68E8C9" w14:textId="77777777" w:rsidR="006D3837" w:rsidRPr="0015467F" w:rsidRDefault="006D3837" w:rsidP="0015467F">
            <w:pPr>
              <w:ind w:left="-20" w:right="-69"/>
              <w:jc w:val="center"/>
              <w:rPr>
                <w:b/>
                <w:bCs/>
                <w:sz w:val="22"/>
                <w:szCs w:val="22"/>
                <w:lang w:val="en-US"/>
              </w:rPr>
            </w:pPr>
            <w:r w:rsidRPr="0015467F">
              <w:rPr>
                <w:b/>
                <w:bCs/>
                <w:sz w:val="22"/>
                <w:szCs w:val="22"/>
                <w:lang w:val="en-US"/>
              </w:rPr>
              <w:t xml:space="preserve">Thời gian lấy số liệu </w:t>
            </w:r>
            <w:r w:rsidRPr="0015467F">
              <w:rPr>
                <w:b/>
                <w:bCs/>
                <w:sz w:val="22"/>
                <w:szCs w:val="22"/>
                <w:lang w:val="en-US"/>
              </w:rPr>
              <w:br/>
              <w:t>thực tế</w:t>
            </w:r>
          </w:p>
        </w:tc>
        <w:tc>
          <w:tcPr>
            <w:tcW w:w="10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B7207E" w14:textId="77777777" w:rsidR="006D3837" w:rsidRPr="0015467F" w:rsidRDefault="006D3837" w:rsidP="0015467F">
            <w:pPr>
              <w:ind w:left="-20" w:right="-69"/>
              <w:jc w:val="center"/>
              <w:rPr>
                <w:b/>
                <w:bCs/>
                <w:sz w:val="22"/>
                <w:szCs w:val="22"/>
                <w:lang w:val="en-US"/>
              </w:rPr>
            </w:pPr>
            <w:r w:rsidRPr="0015467F">
              <w:rPr>
                <w:b/>
                <w:bCs/>
                <w:sz w:val="22"/>
                <w:szCs w:val="22"/>
                <w:lang w:val="en-US"/>
              </w:rPr>
              <w:t>Thời hạn nhận báo cáo (của đơn vị nhận báo cáo)</w:t>
            </w:r>
          </w:p>
        </w:tc>
      </w:tr>
      <w:tr w:rsidR="00A92304" w:rsidRPr="00EF22DC" w14:paraId="2E3A7678" w14:textId="77777777" w:rsidTr="00FC2267">
        <w:trPr>
          <w:trHeight w:val="315"/>
          <w:tblHead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EA34D7" w14:textId="77777777" w:rsidR="006D3837" w:rsidRPr="0015467F" w:rsidRDefault="006D3837" w:rsidP="006D3837">
            <w:pPr>
              <w:jc w:val="center"/>
              <w:rPr>
                <w:sz w:val="24"/>
                <w:szCs w:val="24"/>
                <w:lang w:val="en-US"/>
              </w:rPr>
            </w:pPr>
            <w:r w:rsidRPr="0015467F">
              <w:rPr>
                <w:sz w:val="24"/>
                <w:szCs w:val="24"/>
                <w:lang w:val="en-US"/>
              </w:rPr>
              <w:t>(A)</w:t>
            </w:r>
          </w:p>
        </w:tc>
        <w:tc>
          <w:tcPr>
            <w:tcW w:w="25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FA084E" w14:textId="77777777" w:rsidR="006D3837" w:rsidRPr="0015467F" w:rsidRDefault="006D3837" w:rsidP="006D3837">
            <w:pPr>
              <w:jc w:val="center"/>
              <w:rPr>
                <w:sz w:val="24"/>
                <w:szCs w:val="24"/>
                <w:lang w:val="en-US"/>
              </w:rPr>
            </w:pPr>
            <w:r w:rsidRPr="0015467F">
              <w:rPr>
                <w:sz w:val="24"/>
                <w:szCs w:val="24"/>
                <w:lang w:val="en-US"/>
              </w:rPr>
              <w:t>(B)</w:t>
            </w:r>
          </w:p>
        </w:tc>
        <w:tc>
          <w:tcPr>
            <w:tcW w:w="1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1D56E6" w14:textId="77777777" w:rsidR="006D3837" w:rsidRPr="0015467F" w:rsidRDefault="006D3837" w:rsidP="006D3837">
            <w:pPr>
              <w:jc w:val="center"/>
              <w:rPr>
                <w:sz w:val="24"/>
                <w:szCs w:val="24"/>
                <w:lang w:val="en-US"/>
              </w:rPr>
            </w:pPr>
            <w:r w:rsidRPr="0015467F">
              <w:rPr>
                <w:sz w:val="24"/>
                <w:szCs w:val="24"/>
                <w:lang w:val="en-US"/>
              </w:rPr>
              <w:t>(1)</w:t>
            </w:r>
          </w:p>
        </w:tc>
        <w:tc>
          <w:tcPr>
            <w:tcW w:w="112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9BA917" w14:textId="77777777" w:rsidR="006D3837" w:rsidRPr="0015467F" w:rsidRDefault="006D3837" w:rsidP="006D3837">
            <w:pPr>
              <w:jc w:val="center"/>
              <w:rPr>
                <w:sz w:val="24"/>
                <w:szCs w:val="24"/>
                <w:lang w:val="en-US"/>
              </w:rPr>
            </w:pPr>
            <w:r w:rsidRPr="0015467F">
              <w:rPr>
                <w:sz w:val="24"/>
                <w:szCs w:val="24"/>
                <w:lang w:val="en-US"/>
              </w:rPr>
              <w:t>(2)</w:t>
            </w:r>
          </w:p>
        </w:tc>
        <w:tc>
          <w:tcPr>
            <w:tcW w:w="1257"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B2DB27" w14:textId="77777777" w:rsidR="006D3837" w:rsidRPr="0015467F" w:rsidRDefault="006D3837" w:rsidP="006D3837">
            <w:pPr>
              <w:jc w:val="center"/>
              <w:rPr>
                <w:sz w:val="24"/>
                <w:szCs w:val="24"/>
                <w:lang w:val="en-US"/>
              </w:rPr>
            </w:pPr>
            <w:r w:rsidRPr="0015467F">
              <w:rPr>
                <w:sz w:val="24"/>
                <w:szCs w:val="24"/>
                <w:lang w:val="en-US"/>
              </w:rPr>
              <w:t>(3)</w:t>
            </w:r>
          </w:p>
        </w:tc>
        <w:tc>
          <w:tcPr>
            <w:tcW w:w="115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8E547D" w14:textId="77777777" w:rsidR="006D3837" w:rsidRPr="0015467F" w:rsidRDefault="006D3837" w:rsidP="006D3837">
            <w:pPr>
              <w:jc w:val="center"/>
              <w:rPr>
                <w:sz w:val="24"/>
                <w:szCs w:val="24"/>
                <w:lang w:val="en-US"/>
              </w:rPr>
            </w:pPr>
            <w:r w:rsidRPr="0015467F">
              <w:rPr>
                <w:sz w:val="24"/>
                <w:szCs w:val="24"/>
                <w:lang w:val="en-US"/>
              </w:rPr>
              <w:t>(4)</w:t>
            </w:r>
          </w:p>
        </w:tc>
        <w:tc>
          <w:tcPr>
            <w:tcW w:w="9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4C19D9" w14:textId="77777777" w:rsidR="006D3837" w:rsidRPr="0015467F" w:rsidRDefault="006D3837" w:rsidP="006D3837">
            <w:pPr>
              <w:jc w:val="center"/>
              <w:rPr>
                <w:sz w:val="24"/>
                <w:szCs w:val="24"/>
                <w:lang w:val="en-US"/>
              </w:rPr>
            </w:pPr>
            <w:r w:rsidRPr="0015467F">
              <w:rPr>
                <w:sz w:val="24"/>
                <w:szCs w:val="24"/>
                <w:lang w:val="en-US"/>
              </w:rPr>
              <w:t>(5)</w:t>
            </w:r>
          </w:p>
        </w:tc>
        <w:tc>
          <w:tcPr>
            <w:tcW w:w="10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887CE4" w14:textId="77777777" w:rsidR="006D3837" w:rsidRPr="0015467F" w:rsidRDefault="006D3837" w:rsidP="006D3837">
            <w:pPr>
              <w:jc w:val="center"/>
              <w:rPr>
                <w:sz w:val="24"/>
                <w:szCs w:val="24"/>
                <w:lang w:val="en-US"/>
              </w:rPr>
            </w:pPr>
            <w:r w:rsidRPr="0015467F">
              <w:rPr>
                <w:sz w:val="24"/>
                <w:szCs w:val="24"/>
                <w:lang w:val="en-US"/>
              </w:rPr>
              <w:t>(6)</w:t>
            </w:r>
          </w:p>
        </w:tc>
      </w:tr>
      <w:tr w:rsidR="00A92304" w:rsidRPr="00EF22DC" w14:paraId="6244F6FC" w14:textId="77777777" w:rsidTr="00FC2267">
        <w:trPr>
          <w:trHeight w:val="1059"/>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863B7A" w14:textId="77777777" w:rsidR="006D3837" w:rsidRPr="0015467F" w:rsidRDefault="006D3837" w:rsidP="006D3837">
            <w:pPr>
              <w:jc w:val="center"/>
              <w:rPr>
                <w:sz w:val="24"/>
                <w:szCs w:val="24"/>
                <w:lang w:val="en-US"/>
              </w:rPr>
            </w:pPr>
            <w:r w:rsidRPr="0015467F">
              <w:rPr>
                <w:sz w:val="24"/>
                <w:szCs w:val="24"/>
                <w:lang w:val="en-US"/>
              </w:rPr>
              <w:t>1</w:t>
            </w:r>
          </w:p>
        </w:tc>
        <w:tc>
          <w:tcPr>
            <w:tcW w:w="25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A466E7" w14:textId="77777777" w:rsidR="006D3837" w:rsidRPr="0015467F" w:rsidRDefault="006D3837" w:rsidP="0015467F">
            <w:pPr>
              <w:jc w:val="both"/>
              <w:rPr>
                <w:sz w:val="24"/>
                <w:szCs w:val="24"/>
                <w:lang w:val="en-US"/>
              </w:rPr>
            </w:pPr>
            <w:r w:rsidRPr="0015467F">
              <w:rPr>
                <w:sz w:val="24"/>
                <w:szCs w:val="24"/>
                <w:lang w:val="en-US"/>
              </w:rPr>
              <w:t>UBND cấp xã</w:t>
            </w:r>
          </w:p>
        </w:tc>
        <w:tc>
          <w:tcPr>
            <w:tcW w:w="1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0C6C82" w14:textId="35693B5B" w:rsidR="006D3837" w:rsidRPr="0015467F" w:rsidRDefault="006D3837">
            <w:pPr>
              <w:jc w:val="center"/>
              <w:rPr>
                <w:sz w:val="24"/>
                <w:szCs w:val="24"/>
                <w:lang w:val="en-US"/>
              </w:rPr>
            </w:pPr>
            <w:r w:rsidRPr="0015467F">
              <w:rPr>
                <w:sz w:val="24"/>
                <w:szCs w:val="24"/>
                <w:lang w:val="en-US"/>
              </w:rPr>
              <w:t xml:space="preserve">Từ ngày 01/01 đến ngày </w:t>
            </w:r>
            <w:r w:rsidR="009E445C">
              <w:rPr>
                <w:sz w:val="24"/>
                <w:szCs w:val="24"/>
                <w:lang w:val="en-US"/>
              </w:rPr>
              <w:t>31</w:t>
            </w:r>
            <w:r w:rsidRPr="0015467F">
              <w:rPr>
                <w:sz w:val="24"/>
                <w:szCs w:val="24"/>
                <w:lang w:val="en-US"/>
              </w:rPr>
              <w:t>/</w:t>
            </w:r>
            <w:r w:rsidR="009E445C">
              <w:rPr>
                <w:sz w:val="24"/>
                <w:szCs w:val="24"/>
                <w:lang w:val="en-US"/>
              </w:rPr>
              <w:t>5</w:t>
            </w:r>
          </w:p>
        </w:tc>
        <w:tc>
          <w:tcPr>
            <w:tcW w:w="112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CAB80BC" w14:textId="2116F172" w:rsidR="006D3837" w:rsidRPr="0015467F" w:rsidRDefault="006D3837">
            <w:pPr>
              <w:jc w:val="center"/>
              <w:rPr>
                <w:sz w:val="24"/>
                <w:szCs w:val="24"/>
                <w:lang w:val="en-US"/>
              </w:rPr>
            </w:pPr>
            <w:r w:rsidRPr="0015467F">
              <w:rPr>
                <w:sz w:val="24"/>
                <w:szCs w:val="24"/>
                <w:lang w:val="en-US"/>
              </w:rPr>
              <w:t xml:space="preserve">Ngày </w:t>
            </w:r>
            <w:r w:rsidR="009E445C">
              <w:rPr>
                <w:sz w:val="24"/>
                <w:szCs w:val="24"/>
                <w:lang w:val="en-US"/>
              </w:rPr>
              <w:t>1</w:t>
            </w:r>
            <w:r w:rsidR="009E445C" w:rsidRPr="0015467F">
              <w:rPr>
                <w:sz w:val="24"/>
                <w:szCs w:val="24"/>
                <w:lang w:val="en-US"/>
              </w:rPr>
              <w:t>0</w:t>
            </w:r>
            <w:r w:rsidRPr="0015467F">
              <w:rPr>
                <w:sz w:val="24"/>
                <w:szCs w:val="24"/>
                <w:lang w:val="en-US"/>
              </w:rPr>
              <w:t>/6</w:t>
            </w:r>
          </w:p>
        </w:tc>
        <w:tc>
          <w:tcPr>
            <w:tcW w:w="1257"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76670A" w14:textId="1BF12E5F" w:rsidR="006D3837" w:rsidRPr="0015467F" w:rsidRDefault="006D3837">
            <w:pPr>
              <w:jc w:val="center"/>
              <w:rPr>
                <w:sz w:val="24"/>
                <w:szCs w:val="24"/>
                <w:lang w:val="en-US"/>
              </w:rPr>
            </w:pPr>
            <w:r w:rsidRPr="0015467F">
              <w:rPr>
                <w:sz w:val="24"/>
                <w:szCs w:val="24"/>
                <w:lang w:val="en-US"/>
              </w:rPr>
              <w:t xml:space="preserve">Từ ngày 01/01 đến ngày </w:t>
            </w:r>
            <w:r w:rsidR="009E445C">
              <w:rPr>
                <w:sz w:val="24"/>
                <w:szCs w:val="24"/>
                <w:lang w:val="en-US"/>
              </w:rPr>
              <w:t>31</w:t>
            </w:r>
            <w:r w:rsidRPr="0015467F">
              <w:rPr>
                <w:sz w:val="24"/>
                <w:szCs w:val="24"/>
                <w:lang w:val="en-US"/>
              </w:rPr>
              <w:t>/</w:t>
            </w:r>
            <w:r w:rsidR="009E445C" w:rsidRPr="0015467F">
              <w:rPr>
                <w:sz w:val="24"/>
                <w:szCs w:val="24"/>
                <w:lang w:val="en-US"/>
              </w:rPr>
              <w:t>1</w:t>
            </w:r>
            <w:r w:rsidR="009E445C">
              <w:rPr>
                <w:sz w:val="24"/>
                <w:szCs w:val="24"/>
                <w:lang w:val="en-US"/>
              </w:rPr>
              <w:t>0</w:t>
            </w:r>
          </w:p>
        </w:tc>
        <w:tc>
          <w:tcPr>
            <w:tcW w:w="115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5BD40F" w14:textId="0E8CB61A" w:rsidR="006D3837" w:rsidRPr="0015467F" w:rsidRDefault="006D3837">
            <w:pPr>
              <w:jc w:val="center"/>
              <w:rPr>
                <w:sz w:val="24"/>
                <w:szCs w:val="24"/>
                <w:lang w:val="en-US"/>
              </w:rPr>
            </w:pPr>
            <w:r w:rsidRPr="0015467F">
              <w:rPr>
                <w:sz w:val="24"/>
                <w:szCs w:val="24"/>
                <w:lang w:val="en-US"/>
              </w:rPr>
              <w:t xml:space="preserve">Ngày </w:t>
            </w:r>
            <w:r w:rsidR="00F53E42">
              <w:rPr>
                <w:sz w:val="24"/>
                <w:szCs w:val="24"/>
                <w:lang w:val="en-US"/>
              </w:rPr>
              <w:t>1</w:t>
            </w:r>
            <w:r w:rsidR="00F53E42" w:rsidRPr="0015467F">
              <w:rPr>
                <w:sz w:val="24"/>
                <w:szCs w:val="24"/>
                <w:lang w:val="en-US"/>
              </w:rPr>
              <w:t>0</w:t>
            </w:r>
            <w:r w:rsidRPr="0015467F">
              <w:rPr>
                <w:sz w:val="24"/>
                <w:szCs w:val="24"/>
                <w:lang w:val="en-US"/>
              </w:rPr>
              <w:t>/11</w:t>
            </w:r>
          </w:p>
        </w:tc>
        <w:tc>
          <w:tcPr>
            <w:tcW w:w="9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E30CBB" w14:textId="77777777" w:rsidR="006D3837" w:rsidRPr="0015467F" w:rsidRDefault="006D3837" w:rsidP="00647F0F">
            <w:pPr>
              <w:jc w:val="center"/>
              <w:rPr>
                <w:sz w:val="24"/>
                <w:szCs w:val="24"/>
                <w:lang w:val="en-US"/>
              </w:rPr>
            </w:pPr>
            <w:r w:rsidRPr="0015467F">
              <w:rPr>
                <w:sz w:val="24"/>
                <w:szCs w:val="24"/>
                <w:lang w:val="en-US"/>
              </w:rPr>
              <w:t>Từ ngày 01/01 đến ngày 31/12</w:t>
            </w:r>
          </w:p>
        </w:tc>
        <w:tc>
          <w:tcPr>
            <w:tcW w:w="10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6C2E23" w14:textId="77777777" w:rsidR="006D3837" w:rsidRPr="0015467F" w:rsidRDefault="006D3837" w:rsidP="00647F0F">
            <w:pPr>
              <w:jc w:val="center"/>
              <w:rPr>
                <w:sz w:val="24"/>
                <w:szCs w:val="24"/>
                <w:lang w:val="en-US"/>
              </w:rPr>
            </w:pPr>
            <w:r w:rsidRPr="0015467F">
              <w:rPr>
                <w:sz w:val="24"/>
                <w:szCs w:val="24"/>
                <w:lang w:val="en-US"/>
              </w:rPr>
              <w:t>Ngày 10/01</w:t>
            </w:r>
            <w:r w:rsidRPr="0015467F">
              <w:rPr>
                <w:sz w:val="24"/>
                <w:szCs w:val="24"/>
                <w:lang w:val="en-US"/>
              </w:rPr>
              <w:br/>
              <w:t>năm sau</w:t>
            </w:r>
          </w:p>
        </w:tc>
      </w:tr>
      <w:tr w:rsidR="00F53E42" w:rsidRPr="00EF22DC" w14:paraId="686414DC" w14:textId="77777777" w:rsidTr="00FC2267">
        <w:trPr>
          <w:trHeight w:val="1483"/>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9B613D" w14:textId="77777777" w:rsidR="00F53E42" w:rsidRPr="0015467F" w:rsidRDefault="00F53E42" w:rsidP="006D3837">
            <w:pPr>
              <w:jc w:val="center"/>
              <w:rPr>
                <w:sz w:val="24"/>
                <w:szCs w:val="24"/>
                <w:lang w:val="en-US"/>
              </w:rPr>
            </w:pPr>
            <w:r w:rsidRPr="0015467F">
              <w:rPr>
                <w:sz w:val="24"/>
                <w:szCs w:val="24"/>
                <w:lang w:val="en-US"/>
              </w:rPr>
              <w:t>2</w:t>
            </w:r>
          </w:p>
        </w:tc>
        <w:tc>
          <w:tcPr>
            <w:tcW w:w="2553"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77C0E98" w14:textId="77777777" w:rsidR="00F53E42" w:rsidRDefault="00F53E42" w:rsidP="0015467F">
            <w:pPr>
              <w:jc w:val="both"/>
              <w:rPr>
                <w:sz w:val="24"/>
                <w:szCs w:val="24"/>
                <w:lang w:val="en-US"/>
              </w:rPr>
            </w:pPr>
            <w:r w:rsidRPr="0015467F">
              <w:rPr>
                <w:sz w:val="24"/>
                <w:szCs w:val="24"/>
                <w:lang w:val="en-US"/>
              </w:rPr>
              <w:t>- Các tổ chức ở địa phương: Tổ chức hành nghề luật sư; công chứng; bán đấu giá tài sản; giám định tư pháp; hòa giải thương mại; quản lý thanh lý tài sản; đăng ký giao dịch bảo đảm; trợ giúp pháp lý.</w:t>
            </w:r>
          </w:p>
          <w:p w14:paraId="4BEE11A3" w14:textId="5F325154" w:rsidR="00F53E42" w:rsidRPr="0015467F" w:rsidRDefault="00F53E42" w:rsidP="00FB1693">
            <w:pPr>
              <w:jc w:val="both"/>
              <w:rPr>
                <w:sz w:val="24"/>
                <w:szCs w:val="24"/>
                <w:lang w:val="en-US"/>
              </w:rPr>
            </w:pPr>
            <w:r w:rsidRPr="0015467F">
              <w:rPr>
                <w:sz w:val="24"/>
                <w:szCs w:val="24"/>
                <w:lang w:val="en-US"/>
              </w:rPr>
              <w:t>- Hòa giải viên thương mại vụ việc; Quản tài viên đăng ký hành nghề cá nhân.</w:t>
            </w:r>
          </w:p>
        </w:tc>
        <w:tc>
          <w:tcPr>
            <w:tcW w:w="1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278810" w14:textId="4732B0C7" w:rsidR="00F53E42" w:rsidRPr="0015467F" w:rsidRDefault="00F53E42" w:rsidP="00647F0F">
            <w:pPr>
              <w:jc w:val="center"/>
              <w:rPr>
                <w:sz w:val="24"/>
                <w:szCs w:val="24"/>
                <w:lang w:val="en-US"/>
              </w:rPr>
            </w:pPr>
            <w:r w:rsidRPr="0015467F">
              <w:rPr>
                <w:sz w:val="24"/>
                <w:szCs w:val="24"/>
                <w:lang w:val="en-US"/>
              </w:rPr>
              <w:t xml:space="preserve">Từ ngày 01/01 đến ngày </w:t>
            </w:r>
            <w:r>
              <w:rPr>
                <w:sz w:val="24"/>
                <w:szCs w:val="24"/>
                <w:lang w:val="en-US"/>
              </w:rPr>
              <w:t>31</w:t>
            </w:r>
            <w:r w:rsidRPr="0015467F">
              <w:rPr>
                <w:sz w:val="24"/>
                <w:szCs w:val="24"/>
                <w:lang w:val="en-US"/>
              </w:rPr>
              <w:t>/</w:t>
            </w:r>
            <w:r>
              <w:rPr>
                <w:sz w:val="24"/>
                <w:szCs w:val="24"/>
                <w:lang w:val="en-US"/>
              </w:rPr>
              <w:t>5</w:t>
            </w:r>
          </w:p>
        </w:tc>
        <w:tc>
          <w:tcPr>
            <w:tcW w:w="112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9B8C3B" w14:textId="7EB49802" w:rsidR="00F53E42" w:rsidRPr="0015467F" w:rsidRDefault="00F53E42" w:rsidP="00647F0F">
            <w:pPr>
              <w:jc w:val="center"/>
              <w:rPr>
                <w:sz w:val="24"/>
                <w:szCs w:val="24"/>
                <w:lang w:val="en-US"/>
              </w:rPr>
            </w:pPr>
            <w:r w:rsidRPr="0015467F">
              <w:rPr>
                <w:sz w:val="24"/>
                <w:szCs w:val="24"/>
                <w:lang w:val="en-US"/>
              </w:rPr>
              <w:t xml:space="preserve">Ngày </w:t>
            </w:r>
            <w:r>
              <w:rPr>
                <w:sz w:val="24"/>
                <w:szCs w:val="24"/>
                <w:lang w:val="en-US"/>
              </w:rPr>
              <w:t>1</w:t>
            </w:r>
            <w:r w:rsidRPr="0015467F">
              <w:rPr>
                <w:sz w:val="24"/>
                <w:szCs w:val="24"/>
                <w:lang w:val="en-US"/>
              </w:rPr>
              <w:t>0/6</w:t>
            </w:r>
          </w:p>
        </w:tc>
        <w:tc>
          <w:tcPr>
            <w:tcW w:w="1257"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5F72AC" w14:textId="1F257DA9" w:rsidR="00F53E42" w:rsidRPr="0015467F" w:rsidRDefault="00F53E42" w:rsidP="00647F0F">
            <w:pPr>
              <w:jc w:val="center"/>
              <w:rPr>
                <w:sz w:val="24"/>
                <w:szCs w:val="24"/>
                <w:lang w:val="en-US"/>
              </w:rPr>
            </w:pPr>
            <w:r w:rsidRPr="0015467F">
              <w:rPr>
                <w:sz w:val="24"/>
                <w:szCs w:val="24"/>
                <w:lang w:val="en-US"/>
              </w:rPr>
              <w:t xml:space="preserve">Từ ngày 01/01 đến ngày </w:t>
            </w:r>
            <w:r>
              <w:rPr>
                <w:sz w:val="24"/>
                <w:szCs w:val="24"/>
                <w:lang w:val="en-US"/>
              </w:rPr>
              <w:t>31</w:t>
            </w:r>
            <w:r w:rsidRPr="0015467F">
              <w:rPr>
                <w:sz w:val="24"/>
                <w:szCs w:val="24"/>
                <w:lang w:val="en-US"/>
              </w:rPr>
              <w:t>/1</w:t>
            </w:r>
            <w:r>
              <w:rPr>
                <w:sz w:val="24"/>
                <w:szCs w:val="24"/>
                <w:lang w:val="en-US"/>
              </w:rPr>
              <w:t>0</w:t>
            </w:r>
          </w:p>
        </w:tc>
        <w:tc>
          <w:tcPr>
            <w:tcW w:w="115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BF1604" w14:textId="7C527D0E" w:rsidR="00F53E42" w:rsidRPr="0015467F" w:rsidRDefault="00F53E42" w:rsidP="00647F0F">
            <w:pPr>
              <w:jc w:val="center"/>
              <w:rPr>
                <w:sz w:val="24"/>
                <w:szCs w:val="24"/>
                <w:lang w:val="en-US"/>
              </w:rPr>
            </w:pPr>
            <w:r w:rsidRPr="0015467F">
              <w:rPr>
                <w:sz w:val="24"/>
                <w:szCs w:val="24"/>
                <w:lang w:val="en-US"/>
              </w:rPr>
              <w:t xml:space="preserve">Ngày </w:t>
            </w:r>
            <w:r>
              <w:rPr>
                <w:sz w:val="24"/>
                <w:szCs w:val="24"/>
                <w:lang w:val="en-US"/>
              </w:rPr>
              <w:t>1</w:t>
            </w:r>
            <w:r w:rsidRPr="0015467F">
              <w:rPr>
                <w:sz w:val="24"/>
                <w:szCs w:val="24"/>
                <w:lang w:val="en-US"/>
              </w:rPr>
              <w:t>0/11</w:t>
            </w:r>
          </w:p>
        </w:tc>
        <w:tc>
          <w:tcPr>
            <w:tcW w:w="9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BC4FBA" w14:textId="039478ED" w:rsidR="00F53E42" w:rsidRPr="0015467F" w:rsidRDefault="00F53E42" w:rsidP="00647F0F">
            <w:pPr>
              <w:jc w:val="center"/>
              <w:rPr>
                <w:sz w:val="24"/>
                <w:szCs w:val="24"/>
                <w:lang w:val="en-US"/>
              </w:rPr>
            </w:pPr>
            <w:r w:rsidRPr="0015467F">
              <w:rPr>
                <w:sz w:val="24"/>
                <w:szCs w:val="24"/>
                <w:lang w:val="en-US"/>
              </w:rPr>
              <w:t>Từ ngày 01/01 đến ngày 31/12</w:t>
            </w:r>
          </w:p>
        </w:tc>
        <w:tc>
          <w:tcPr>
            <w:tcW w:w="10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4B55DB" w14:textId="71EFD2DE" w:rsidR="00F53E42" w:rsidRPr="0015467F" w:rsidRDefault="00F53E42" w:rsidP="00647F0F">
            <w:pPr>
              <w:jc w:val="center"/>
              <w:rPr>
                <w:sz w:val="24"/>
                <w:szCs w:val="24"/>
                <w:lang w:val="en-US"/>
              </w:rPr>
            </w:pPr>
            <w:r w:rsidRPr="0015467F">
              <w:rPr>
                <w:sz w:val="24"/>
                <w:szCs w:val="24"/>
                <w:lang w:val="en-US"/>
              </w:rPr>
              <w:t>Ngày 10/01</w:t>
            </w:r>
            <w:r w:rsidRPr="0015467F">
              <w:rPr>
                <w:sz w:val="24"/>
                <w:szCs w:val="24"/>
                <w:lang w:val="en-US"/>
              </w:rPr>
              <w:br/>
              <w:t>năm sau</w:t>
            </w:r>
          </w:p>
        </w:tc>
      </w:tr>
      <w:tr w:rsidR="00FC2267" w:rsidRPr="00EF22DC" w14:paraId="79DF4162" w14:textId="77777777" w:rsidTr="00FC2267">
        <w:trPr>
          <w:trHeight w:val="1341"/>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A2AF3A" w14:textId="77777777" w:rsidR="00FC2267" w:rsidRPr="0015467F" w:rsidRDefault="00FC2267" w:rsidP="006D3837">
            <w:pPr>
              <w:jc w:val="center"/>
              <w:rPr>
                <w:sz w:val="24"/>
                <w:szCs w:val="24"/>
                <w:lang w:val="en-US"/>
              </w:rPr>
            </w:pPr>
            <w:r w:rsidRPr="0015467F">
              <w:rPr>
                <w:sz w:val="24"/>
                <w:szCs w:val="24"/>
                <w:lang w:val="en-US"/>
              </w:rPr>
              <w:t>3</w:t>
            </w:r>
          </w:p>
        </w:tc>
        <w:tc>
          <w:tcPr>
            <w:tcW w:w="25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052D7D" w14:textId="643B0325" w:rsidR="00FC2267" w:rsidRPr="00E73FF1" w:rsidRDefault="00EC7443" w:rsidP="0015467F">
            <w:pPr>
              <w:jc w:val="both"/>
              <w:rPr>
                <w:sz w:val="24"/>
                <w:szCs w:val="24"/>
                <w:lang w:val="en-US"/>
              </w:rPr>
            </w:pPr>
            <w:r w:rsidRPr="00E73FF1">
              <w:rPr>
                <w:sz w:val="24"/>
                <w:szCs w:val="24"/>
                <w:lang w:val="en-US"/>
              </w:rPr>
              <w:t xml:space="preserve">- Ban, </w:t>
            </w:r>
            <w:r w:rsidR="00FC2267" w:rsidRPr="00E73FF1">
              <w:rPr>
                <w:sz w:val="24"/>
                <w:szCs w:val="24"/>
                <w:lang w:val="en-US"/>
              </w:rPr>
              <w:t>ngành</w:t>
            </w:r>
            <w:r w:rsidR="0071729C" w:rsidRPr="00E73FF1">
              <w:rPr>
                <w:sz w:val="24"/>
                <w:szCs w:val="24"/>
                <w:lang w:val="en-US"/>
              </w:rPr>
              <w:t xml:space="preserve"> cấp tỉnh; cơ quan chuyên môn thuộc UBND cấp tỉnh</w:t>
            </w:r>
            <w:r w:rsidR="00C22681" w:rsidRPr="00E73FF1">
              <w:rPr>
                <w:sz w:val="24"/>
                <w:szCs w:val="24"/>
                <w:lang w:val="en-US"/>
              </w:rPr>
              <w:t>;</w:t>
            </w:r>
            <w:r w:rsidR="00FC2267" w:rsidRPr="00E73FF1">
              <w:rPr>
                <w:sz w:val="24"/>
                <w:szCs w:val="24"/>
                <w:lang w:val="en-US"/>
              </w:rPr>
              <w:t xml:space="preserve"> </w:t>
            </w:r>
          </w:p>
          <w:p w14:paraId="3229149F" w14:textId="34B8FE41" w:rsidR="00FC2267" w:rsidRPr="00E73FF1" w:rsidRDefault="00FC2267" w:rsidP="00873295">
            <w:pPr>
              <w:jc w:val="both"/>
              <w:rPr>
                <w:sz w:val="24"/>
                <w:szCs w:val="24"/>
                <w:lang w:val="en-US"/>
              </w:rPr>
            </w:pPr>
            <w:r w:rsidRPr="00E73FF1">
              <w:rPr>
                <w:sz w:val="24"/>
                <w:szCs w:val="24"/>
                <w:lang w:val="en-US"/>
              </w:rPr>
              <w:t xml:space="preserve">- Doanh nghiệp nhà nước do UBND cấp tỉnh quản lý </w:t>
            </w:r>
            <w:del w:id="28" w:author="Tran Tam" w:date="2025-11-06T09:11:00Z">
              <w:r w:rsidRPr="00E73FF1" w:rsidDel="00873295">
                <w:rPr>
                  <w:sz w:val="24"/>
                  <w:szCs w:val="24"/>
                  <w:lang w:val="en-US"/>
                </w:rPr>
                <w:delText>theo khoản 2 Điều 10 của Nghị định số 55/2011/NĐ-CP</w:delText>
              </w:r>
            </w:del>
          </w:p>
        </w:tc>
        <w:tc>
          <w:tcPr>
            <w:tcW w:w="1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08D55A" w14:textId="18798663" w:rsidR="00FC2267" w:rsidRPr="0015467F" w:rsidRDefault="00FC2267" w:rsidP="00647F0F">
            <w:pPr>
              <w:jc w:val="center"/>
              <w:rPr>
                <w:sz w:val="24"/>
                <w:szCs w:val="24"/>
                <w:lang w:val="en-US"/>
              </w:rPr>
            </w:pPr>
            <w:r w:rsidRPr="0015467F">
              <w:rPr>
                <w:sz w:val="24"/>
                <w:szCs w:val="24"/>
                <w:lang w:val="en-US"/>
              </w:rPr>
              <w:t xml:space="preserve">Từ ngày 01/01 đến ngày </w:t>
            </w:r>
            <w:r>
              <w:rPr>
                <w:sz w:val="24"/>
                <w:szCs w:val="24"/>
                <w:lang w:val="en-US"/>
              </w:rPr>
              <w:t>31</w:t>
            </w:r>
            <w:r w:rsidRPr="0015467F">
              <w:rPr>
                <w:sz w:val="24"/>
                <w:szCs w:val="24"/>
                <w:lang w:val="en-US"/>
              </w:rPr>
              <w:t>/</w:t>
            </w:r>
            <w:r>
              <w:rPr>
                <w:sz w:val="24"/>
                <w:szCs w:val="24"/>
                <w:lang w:val="en-US"/>
              </w:rPr>
              <w:t>5</w:t>
            </w:r>
          </w:p>
        </w:tc>
        <w:tc>
          <w:tcPr>
            <w:tcW w:w="112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EDC360" w14:textId="092541A2" w:rsidR="00FC2267" w:rsidRPr="0015467F" w:rsidRDefault="00FC2267" w:rsidP="00647F0F">
            <w:pPr>
              <w:jc w:val="center"/>
              <w:rPr>
                <w:sz w:val="24"/>
                <w:szCs w:val="24"/>
                <w:lang w:val="en-US"/>
              </w:rPr>
            </w:pPr>
            <w:r w:rsidRPr="0015467F">
              <w:rPr>
                <w:sz w:val="24"/>
                <w:szCs w:val="24"/>
                <w:lang w:val="en-US"/>
              </w:rPr>
              <w:t xml:space="preserve">Ngày </w:t>
            </w:r>
            <w:r>
              <w:rPr>
                <w:sz w:val="24"/>
                <w:szCs w:val="24"/>
                <w:lang w:val="en-US"/>
              </w:rPr>
              <w:t>1</w:t>
            </w:r>
            <w:r w:rsidRPr="0015467F">
              <w:rPr>
                <w:sz w:val="24"/>
                <w:szCs w:val="24"/>
                <w:lang w:val="en-US"/>
              </w:rPr>
              <w:t>0/6</w:t>
            </w:r>
          </w:p>
        </w:tc>
        <w:tc>
          <w:tcPr>
            <w:tcW w:w="1257"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6D0015" w14:textId="7553AA22" w:rsidR="00FC2267" w:rsidRPr="0015467F" w:rsidRDefault="00FC2267" w:rsidP="00647F0F">
            <w:pPr>
              <w:jc w:val="center"/>
              <w:rPr>
                <w:sz w:val="24"/>
                <w:szCs w:val="24"/>
                <w:lang w:val="en-US"/>
              </w:rPr>
            </w:pPr>
            <w:r w:rsidRPr="0015467F">
              <w:rPr>
                <w:sz w:val="24"/>
                <w:szCs w:val="24"/>
                <w:lang w:val="en-US"/>
              </w:rPr>
              <w:t xml:space="preserve">Từ ngày 01/01 đến ngày </w:t>
            </w:r>
            <w:r>
              <w:rPr>
                <w:sz w:val="24"/>
                <w:szCs w:val="24"/>
                <w:lang w:val="en-US"/>
              </w:rPr>
              <w:t>31</w:t>
            </w:r>
            <w:r w:rsidRPr="0015467F">
              <w:rPr>
                <w:sz w:val="24"/>
                <w:szCs w:val="24"/>
                <w:lang w:val="en-US"/>
              </w:rPr>
              <w:t>/1</w:t>
            </w:r>
            <w:r>
              <w:rPr>
                <w:sz w:val="24"/>
                <w:szCs w:val="24"/>
                <w:lang w:val="en-US"/>
              </w:rPr>
              <w:t>0</w:t>
            </w:r>
          </w:p>
        </w:tc>
        <w:tc>
          <w:tcPr>
            <w:tcW w:w="115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A90708" w14:textId="25B2C2BB" w:rsidR="00FC2267" w:rsidRPr="0015467F" w:rsidRDefault="00FC2267" w:rsidP="00647F0F">
            <w:pPr>
              <w:jc w:val="center"/>
              <w:rPr>
                <w:sz w:val="24"/>
                <w:szCs w:val="24"/>
                <w:lang w:val="en-US"/>
              </w:rPr>
            </w:pPr>
            <w:r w:rsidRPr="0015467F">
              <w:rPr>
                <w:sz w:val="24"/>
                <w:szCs w:val="24"/>
                <w:lang w:val="en-US"/>
              </w:rPr>
              <w:t xml:space="preserve">Ngày </w:t>
            </w:r>
            <w:r>
              <w:rPr>
                <w:sz w:val="24"/>
                <w:szCs w:val="24"/>
                <w:lang w:val="en-US"/>
              </w:rPr>
              <w:t>1</w:t>
            </w:r>
            <w:r w:rsidRPr="0015467F">
              <w:rPr>
                <w:sz w:val="24"/>
                <w:szCs w:val="24"/>
                <w:lang w:val="en-US"/>
              </w:rPr>
              <w:t>0/11</w:t>
            </w:r>
          </w:p>
        </w:tc>
        <w:tc>
          <w:tcPr>
            <w:tcW w:w="9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7FC334" w14:textId="55E53475" w:rsidR="00FC2267" w:rsidRPr="0015467F" w:rsidRDefault="00FC2267" w:rsidP="00647F0F">
            <w:pPr>
              <w:jc w:val="center"/>
              <w:rPr>
                <w:sz w:val="24"/>
                <w:szCs w:val="24"/>
                <w:lang w:val="en-US"/>
              </w:rPr>
            </w:pPr>
            <w:r w:rsidRPr="0015467F">
              <w:rPr>
                <w:sz w:val="24"/>
                <w:szCs w:val="24"/>
                <w:lang w:val="en-US"/>
              </w:rPr>
              <w:t>Từ ngày 01/01 đến ngày 31/12</w:t>
            </w:r>
          </w:p>
        </w:tc>
        <w:tc>
          <w:tcPr>
            <w:tcW w:w="10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708121" w14:textId="6DEF39C8" w:rsidR="00FC2267" w:rsidRPr="0015467F" w:rsidRDefault="00FC2267" w:rsidP="00647F0F">
            <w:pPr>
              <w:jc w:val="center"/>
              <w:rPr>
                <w:sz w:val="24"/>
                <w:szCs w:val="24"/>
                <w:lang w:val="en-US"/>
              </w:rPr>
            </w:pPr>
            <w:r w:rsidRPr="0015467F">
              <w:rPr>
                <w:sz w:val="24"/>
                <w:szCs w:val="24"/>
                <w:lang w:val="en-US"/>
              </w:rPr>
              <w:t>Ngày 10/01</w:t>
            </w:r>
            <w:r w:rsidRPr="0015467F">
              <w:rPr>
                <w:sz w:val="24"/>
                <w:szCs w:val="24"/>
                <w:lang w:val="en-US"/>
              </w:rPr>
              <w:br/>
              <w:t>năm sau</w:t>
            </w:r>
          </w:p>
        </w:tc>
      </w:tr>
      <w:tr w:rsidR="00A92304" w:rsidRPr="00EF22DC" w14:paraId="15FD9138" w14:textId="77777777" w:rsidTr="00FC2267">
        <w:trPr>
          <w:trHeight w:val="99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D189D4" w14:textId="77777777" w:rsidR="006D3837" w:rsidRPr="0015467F" w:rsidRDefault="006D3837" w:rsidP="006D3837">
            <w:pPr>
              <w:jc w:val="center"/>
              <w:rPr>
                <w:sz w:val="24"/>
                <w:szCs w:val="24"/>
                <w:lang w:val="en-US"/>
              </w:rPr>
            </w:pPr>
            <w:r w:rsidRPr="0015467F">
              <w:rPr>
                <w:sz w:val="24"/>
                <w:szCs w:val="24"/>
                <w:lang w:val="en-US"/>
              </w:rPr>
              <w:t>4</w:t>
            </w:r>
          </w:p>
        </w:tc>
        <w:tc>
          <w:tcPr>
            <w:tcW w:w="2553"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EA14CDA" w14:textId="3A8AD4D1" w:rsidR="006D3837" w:rsidRPr="0015467F" w:rsidRDefault="00EC7443" w:rsidP="00FB1693">
            <w:pPr>
              <w:jc w:val="both"/>
              <w:rPr>
                <w:sz w:val="24"/>
                <w:szCs w:val="24"/>
                <w:lang w:val="en-US"/>
              </w:rPr>
            </w:pPr>
            <w:r>
              <w:rPr>
                <w:sz w:val="24"/>
                <w:szCs w:val="24"/>
                <w:lang w:val="en-US"/>
              </w:rPr>
              <w:t>Sở Tư pháp</w:t>
            </w:r>
          </w:p>
        </w:tc>
        <w:tc>
          <w:tcPr>
            <w:tcW w:w="1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0E21F0" w14:textId="0D88A77E" w:rsidR="006D3837" w:rsidRPr="0015467F" w:rsidRDefault="00FC2267" w:rsidP="00647F0F">
            <w:pPr>
              <w:jc w:val="center"/>
              <w:rPr>
                <w:sz w:val="24"/>
                <w:szCs w:val="24"/>
                <w:lang w:val="en-US"/>
              </w:rPr>
            </w:pPr>
            <w:r w:rsidRPr="0015467F">
              <w:rPr>
                <w:sz w:val="24"/>
                <w:szCs w:val="24"/>
                <w:lang w:val="en-US"/>
              </w:rPr>
              <w:t xml:space="preserve">Từ ngày 01/01 đến ngày </w:t>
            </w:r>
            <w:r>
              <w:rPr>
                <w:sz w:val="24"/>
                <w:szCs w:val="24"/>
                <w:lang w:val="en-US"/>
              </w:rPr>
              <w:t>31</w:t>
            </w:r>
            <w:r w:rsidRPr="0015467F">
              <w:rPr>
                <w:sz w:val="24"/>
                <w:szCs w:val="24"/>
                <w:lang w:val="en-US"/>
              </w:rPr>
              <w:t>/</w:t>
            </w:r>
            <w:r>
              <w:rPr>
                <w:sz w:val="24"/>
                <w:szCs w:val="24"/>
                <w:lang w:val="en-US"/>
              </w:rPr>
              <w:t>5</w:t>
            </w:r>
          </w:p>
        </w:tc>
        <w:tc>
          <w:tcPr>
            <w:tcW w:w="112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38A664" w14:textId="4E8E4DBC" w:rsidR="006D3837" w:rsidRPr="0015467F" w:rsidRDefault="006D3837">
            <w:pPr>
              <w:jc w:val="center"/>
              <w:rPr>
                <w:sz w:val="24"/>
                <w:szCs w:val="24"/>
                <w:lang w:val="en-US"/>
              </w:rPr>
            </w:pPr>
            <w:r w:rsidRPr="0015467F">
              <w:rPr>
                <w:sz w:val="24"/>
                <w:szCs w:val="24"/>
                <w:lang w:val="en-US"/>
              </w:rPr>
              <w:t xml:space="preserve">Ngày </w:t>
            </w:r>
            <w:r w:rsidR="00FC2267" w:rsidRPr="0015467F">
              <w:rPr>
                <w:sz w:val="24"/>
                <w:szCs w:val="24"/>
                <w:lang w:val="en-US"/>
              </w:rPr>
              <w:t>2</w:t>
            </w:r>
            <w:r w:rsidR="00FC2267">
              <w:rPr>
                <w:sz w:val="24"/>
                <w:szCs w:val="24"/>
                <w:lang w:val="en-US"/>
              </w:rPr>
              <w:t>0</w:t>
            </w:r>
            <w:r w:rsidRPr="0015467F">
              <w:rPr>
                <w:sz w:val="24"/>
                <w:szCs w:val="24"/>
                <w:lang w:val="en-US"/>
              </w:rPr>
              <w:t>/6</w:t>
            </w:r>
          </w:p>
        </w:tc>
        <w:tc>
          <w:tcPr>
            <w:tcW w:w="1257"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5418A2" w14:textId="444911A5" w:rsidR="006D3837" w:rsidRPr="0015467F" w:rsidRDefault="00FC2267" w:rsidP="00647F0F">
            <w:pPr>
              <w:jc w:val="center"/>
              <w:rPr>
                <w:sz w:val="24"/>
                <w:szCs w:val="24"/>
                <w:lang w:val="en-US"/>
              </w:rPr>
            </w:pPr>
            <w:r w:rsidRPr="0015467F">
              <w:rPr>
                <w:sz w:val="24"/>
                <w:szCs w:val="24"/>
                <w:lang w:val="en-US"/>
              </w:rPr>
              <w:t xml:space="preserve">Từ ngày 01/01 đến ngày </w:t>
            </w:r>
            <w:r>
              <w:rPr>
                <w:sz w:val="24"/>
                <w:szCs w:val="24"/>
                <w:lang w:val="en-US"/>
              </w:rPr>
              <w:t>31</w:t>
            </w:r>
            <w:r w:rsidRPr="0015467F">
              <w:rPr>
                <w:sz w:val="24"/>
                <w:szCs w:val="24"/>
                <w:lang w:val="en-US"/>
              </w:rPr>
              <w:t>/1</w:t>
            </w:r>
            <w:r>
              <w:rPr>
                <w:sz w:val="24"/>
                <w:szCs w:val="24"/>
                <w:lang w:val="en-US"/>
              </w:rPr>
              <w:t>0</w:t>
            </w:r>
          </w:p>
        </w:tc>
        <w:tc>
          <w:tcPr>
            <w:tcW w:w="115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41AB36" w14:textId="4236B372" w:rsidR="006D3837" w:rsidRPr="0015467F" w:rsidRDefault="006D3837">
            <w:pPr>
              <w:jc w:val="center"/>
              <w:rPr>
                <w:sz w:val="24"/>
                <w:szCs w:val="24"/>
                <w:lang w:val="en-US"/>
              </w:rPr>
            </w:pPr>
            <w:r w:rsidRPr="0015467F">
              <w:rPr>
                <w:sz w:val="24"/>
                <w:szCs w:val="24"/>
                <w:lang w:val="en-US"/>
              </w:rPr>
              <w:t xml:space="preserve">Ngày </w:t>
            </w:r>
            <w:r w:rsidR="00FC2267" w:rsidRPr="0015467F">
              <w:rPr>
                <w:sz w:val="24"/>
                <w:szCs w:val="24"/>
                <w:lang w:val="en-US"/>
              </w:rPr>
              <w:t>2</w:t>
            </w:r>
            <w:r w:rsidR="00FC2267">
              <w:rPr>
                <w:sz w:val="24"/>
                <w:szCs w:val="24"/>
                <w:lang w:val="en-US"/>
              </w:rPr>
              <w:t>0</w:t>
            </w:r>
            <w:r w:rsidRPr="0015467F">
              <w:rPr>
                <w:sz w:val="24"/>
                <w:szCs w:val="24"/>
                <w:lang w:val="en-US"/>
              </w:rPr>
              <w:t>/11</w:t>
            </w:r>
          </w:p>
        </w:tc>
        <w:tc>
          <w:tcPr>
            <w:tcW w:w="9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51FE79" w14:textId="77777777" w:rsidR="006D3837" w:rsidRPr="0015467F" w:rsidRDefault="006D3837" w:rsidP="00647F0F">
            <w:pPr>
              <w:jc w:val="center"/>
              <w:rPr>
                <w:sz w:val="24"/>
                <w:szCs w:val="24"/>
                <w:lang w:val="en-US"/>
              </w:rPr>
            </w:pPr>
            <w:r w:rsidRPr="0015467F">
              <w:rPr>
                <w:sz w:val="24"/>
                <w:szCs w:val="24"/>
                <w:lang w:val="en-US"/>
              </w:rPr>
              <w:t>Từ ngày 01/01 đến ngày 31/12</w:t>
            </w:r>
          </w:p>
        </w:tc>
        <w:tc>
          <w:tcPr>
            <w:tcW w:w="10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9C4937" w14:textId="478EE159" w:rsidR="006D3837" w:rsidRPr="0015467F" w:rsidRDefault="006D3837">
            <w:pPr>
              <w:jc w:val="center"/>
              <w:rPr>
                <w:sz w:val="24"/>
                <w:szCs w:val="24"/>
                <w:lang w:val="en-US"/>
              </w:rPr>
            </w:pPr>
            <w:r w:rsidRPr="0015467F">
              <w:rPr>
                <w:sz w:val="24"/>
                <w:szCs w:val="24"/>
                <w:lang w:val="en-US"/>
              </w:rPr>
              <w:t xml:space="preserve">Ngày </w:t>
            </w:r>
            <w:r w:rsidR="00FC2267">
              <w:rPr>
                <w:sz w:val="24"/>
                <w:szCs w:val="24"/>
                <w:lang w:val="en-US"/>
              </w:rPr>
              <w:t>20</w:t>
            </w:r>
            <w:r w:rsidRPr="0015467F">
              <w:rPr>
                <w:sz w:val="24"/>
                <w:szCs w:val="24"/>
                <w:lang w:val="en-US"/>
              </w:rPr>
              <w:t>/01 năm sau</w:t>
            </w:r>
          </w:p>
        </w:tc>
      </w:tr>
      <w:tr w:rsidR="00FC2267" w:rsidRPr="00EF22DC" w14:paraId="088EC080" w14:textId="77777777" w:rsidTr="0071750C">
        <w:trPr>
          <w:trHeight w:val="1043"/>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86C539" w14:textId="77777777" w:rsidR="00FC2267" w:rsidRPr="0015467F" w:rsidRDefault="00FC2267" w:rsidP="006D3837">
            <w:pPr>
              <w:jc w:val="center"/>
              <w:rPr>
                <w:sz w:val="24"/>
                <w:szCs w:val="24"/>
                <w:lang w:val="en-US"/>
              </w:rPr>
            </w:pPr>
            <w:r w:rsidRPr="0015467F">
              <w:rPr>
                <w:sz w:val="24"/>
                <w:szCs w:val="24"/>
                <w:lang w:val="en-US"/>
              </w:rPr>
              <w:lastRenderedPageBreak/>
              <w:t>5</w:t>
            </w:r>
          </w:p>
        </w:tc>
        <w:tc>
          <w:tcPr>
            <w:tcW w:w="25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BCF9C5" w14:textId="622035E5" w:rsidR="00FC2267" w:rsidRDefault="00FC2267" w:rsidP="0015467F">
            <w:pPr>
              <w:jc w:val="both"/>
              <w:rPr>
                <w:sz w:val="24"/>
                <w:szCs w:val="24"/>
                <w:lang w:val="en-US"/>
              </w:rPr>
            </w:pPr>
            <w:r w:rsidRPr="0015467F">
              <w:rPr>
                <w:sz w:val="24"/>
                <w:szCs w:val="24"/>
                <w:lang w:val="en-US"/>
              </w:rPr>
              <w:t>- Bộ, cơ quan ngang Bộ, cơ quan thuộc Chính phủ</w:t>
            </w:r>
          </w:p>
          <w:p w14:paraId="5748E8A8" w14:textId="4F67F15E" w:rsidR="00FC2267" w:rsidRPr="0015467F" w:rsidRDefault="00FC2267" w:rsidP="00757C12">
            <w:pPr>
              <w:jc w:val="both"/>
              <w:rPr>
                <w:sz w:val="24"/>
                <w:szCs w:val="24"/>
                <w:lang w:val="en-US"/>
              </w:rPr>
            </w:pPr>
            <w:r w:rsidRPr="0015467F">
              <w:rPr>
                <w:sz w:val="24"/>
                <w:szCs w:val="24"/>
                <w:lang w:val="en-US"/>
              </w:rPr>
              <w:t>- Các đơn vị thuộc Bộ Tư pháp</w:t>
            </w:r>
            <w:r w:rsidRPr="0015467F">
              <w:rPr>
                <w:sz w:val="24"/>
                <w:szCs w:val="24"/>
                <w:lang w:val="en-US"/>
              </w:rPr>
              <w:br/>
            </w:r>
          </w:p>
        </w:tc>
        <w:tc>
          <w:tcPr>
            <w:tcW w:w="1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1263C7" w14:textId="61A37B6A" w:rsidR="00FC2267" w:rsidRPr="0015467F" w:rsidRDefault="00FC2267" w:rsidP="00647F0F">
            <w:pPr>
              <w:jc w:val="center"/>
              <w:rPr>
                <w:sz w:val="24"/>
                <w:szCs w:val="24"/>
                <w:lang w:val="en-US"/>
              </w:rPr>
            </w:pPr>
            <w:r w:rsidRPr="0015467F">
              <w:rPr>
                <w:sz w:val="24"/>
                <w:szCs w:val="24"/>
                <w:lang w:val="en-US"/>
              </w:rPr>
              <w:t xml:space="preserve">Từ ngày 01/01 đến ngày </w:t>
            </w:r>
            <w:r>
              <w:rPr>
                <w:sz w:val="24"/>
                <w:szCs w:val="24"/>
                <w:lang w:val="en-US"/>
              </w:rPr>
              <w:t>31</w:t>
            </w:r>
            <w:r w:rsidRPr="0015467F">
              <w:rPr>
                <w:sz w:val="24"/>
                <w:szCs w:val="24"/>
                <w:lang w:val="en-US"/>
              </w:rPr>
              <w:t>/</w:t>
            </w:r>
            <w:r>
              <w:rPr>
                <w:sz w:val="24"/>
                <w:szCs w:val="24"/>
                <w:lang w:val="en-US"/>
              </w:rPr>
              <w:t>5</w:t>
            </w:r>
          </w:p>
        </w:tc>
        <w:tc>
          <w:tcPr>
            <w:tcW w:w="112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8A8E9B" w14:textId="57C26A4C" w:rsidR="00FC2267" w:rsidRPr="0015467F" w:rsidRDefault="00FC2267" w:rsidP="00647F0F">
            <w:pPr>
              <w:jc w:val="center"/>
              <w:rPr>
                <w:sz w:val="24"/>
                <w:szCs w:val="24"/>
                <w:lang w:val="en-US"/>
              </w:rPr>
            </w:pPr>
            <w:r w:rsidRPr="0015467F">
              <w:rPr>
                <w:sz w:val="24"/>
                <w:szCs w:val="24"/>
                <w:lang w:val="en-US"/>
              </w:rPr>
              <w:t>Ngày 2</w:t>
            </w:r>
            <w:r>
              <w:rPr>
                <w:sz w:val="24"/>
                <w:szCs w:val="24"/>
                <w:lang w:val="en-US"/>
              </w:rPr>
              <w:t>0</w:t>
            </w:r>
            <w:r w:rsidRPr="0015467F">
              <w:rPr>
                <w:sz w:val="24"/>
                <w:szCs w:val="24"/>
                <w:lang w:val="en-US"/>
              </w:rPr>
              <w:t>/6</w:t>
            </w:r>
          </w:p>
        </w:tc>
        <w:tc>
          <w:tcPr>
            <w:tcW w:w="1257"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8D8475" w14:textId="5874C8D0" w:rsidR="00FC2267" w:rsidRPr="0015467F" w:rsidRDefault="00FC2267" w:rsidP="00647F0F">
            <w:pPr>
              <w:jc w:val="center"/>
              <w:rPr>
                <w:sz w:val="24"/>
                <w:szCs w:val="24"/>
                <w:lang w:val="en-US"/>
              </w:rPr>
            </w:pPr>
            <w:r w:rsidRPr="0015467F">
              <w:rPr>
                <w:sz w:val="24"/>
                <w:szCs w:val="24"/>
                <w:lang w:val="en-US"/>
              </w:rPr>
              <w:t xml:space="preserve">Từ ngày 01/01 đến ngày </w:t>
            </w:r>
            <w:r>
              <w:rPr>
                <w:sz w:val="24"/>
                <w:szCs w:val="24"/>
                <w:lang w:val="en-US"/>
              </w:rPr>
              <w:t>31</w:t>
            </w:r>
            <w:r w:rsidRPr="0015467F">
              <w:rPr>
                <w:sz w:val="24"/>
                <w:szCs w:val="24"/>
                <w:lang w:val="en-US"/>
              </w:rPr>
              <w:t>/1</w:t>
            </w:r>
            <w:r>
              <w:rPr>
                <w:sz w:val="24"/>
                <w:szCs w:val="24"/>
                <w:lang w:val="en-US"/>
              </w:rPr>
              <w:t>0</w:t>
            </w:r>
          </w:p>
        </w:tc>
        <w:tc>
          <w:tcPr>
            <w:tcW w:w="115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1F6687" w14:textId="1348C049" w:rsidR="00FC2267" w:rsidRPr="0015467F" w:rsidRDefault="00FC2267" w:rsidP="00647F0F">
            <w:pPr>
              <w:jc w:val="center"/>
              <w:rPr>
                <w:sz w:val="24"/>
                <w:szCs w:val="24"/>
                <w:lang w:val="en-US"/>
              </w:rPr>
            </w:pPr>
            <w:r w:rsidRPr="0015467F">
              <w:rPr>
                <w:sz w:val="24"/>
                <w:szCs w:val="24"/>
                <w:lang w:val="en-US"/>
              </w:rPr>
              <w:t>Ngày 2</w:t>
            </w:r>
            <w:r>
              <w:rPr>
                <w:sz w:val="24"/>
                <w:szCs w:val="24"/>
                <w:lang w:val="en-US"/>
              </w:rPr>
              <w:t>0</w:t>
            </w:r>
            <w:r w:rsidRPr="0015467F">
              <w:rPr>
                <w:sz w:val="24"/>
                <w:szCs w:val="24"/>
                <w:lang w:val="en-US"/>
              </w:rPr>
              <w:t>/11</w:t>
            </w:r>
          </w:p>
        </w:tc>
        <w:tc>
          <w:tcPr>
            <w:tcW w:w="9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AD23B6" w14:textId="6905797F" w:rsidR="00FC2267" w:rsidRPr="0015467F" w:rsidRDefault="00FC2267" w:rsidP="00647F0F">
            <w:pPr>
              <w:jc w:val="center"/>
              <w:rPr>
                <w:sz w:val="24"/>
                <w:szCs w:val="24"/>
                <w:lang w:val="en-US"/>
              </w:rPr>
            </w:pPr>
            <w:r w:rsidRPr="0015467F">
              <w:rPr>
                <w:sz w:val="24"/>
                <w:szCs w:val="24"/>
                <w:lang w:val="en-US"/>
              </w:rPr>
              <w:t>Từ ngày 01/01 đến ngày 31/12</w:t>
            </w:r>
          </w:p>
        </w:tc>
        <w:tc>
          <w:tcPr>
            <w:tcW w:w="10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3FA859" w14:textId="1212FA32" w:rsidR="00FC2267" w:rsidRPr="0015467F" w:rsidRDefault="00FC2267" w:rsidP="00647F0F">
            <w:pPr>
              <w:jc w:val="center"/>
              <w:rPr>
                <w:sz w:val="24"/>
                <w:szCs w:val="24"/>
                <w:lang w:val="en-US"/>
              </w:rPr>
            </w:pPr>
            <w:r w:rsidRPr="0015467F">
              <w:rPr>
                <w:sz w:val="24"/>
                <w:szCs w:val="24"/>
                <w:lang w:val="en-US"/>
              </w:rPr>
              <w:t xml:space="preserve">Ngày </w:t>
            </w:r>
            <w:r>
              <w:rPr>
                <w:sz w:val="24"/>
                <w:szCs w:val="24"/>
                <w:lang w:val="en-US"/>
              </w:rPr>
              <w:t>20</w:t>
            </w:r>
            <w:r w:rsidRPr="0015467F">
              <w:rPr>
                <w:sz w:val="24"/>
                <w:szCs w:val="24"/>
                <w:lang w:val="en-US"/>
              </w:rPr>
              <w:t>/01 năm sau</w:t>
            </w:r>
          </w:p>
        </w:tc>
      </w:tr>
      <w:tr w:rsidR="00FC2267" w:rsidRPr="00EF22DC" w14:paraId="0F3FF136" w14:textId="77777777" w:rsidTr="0071750C">
        <w:trPr>
          <w:trHeight w:val="990"/>
        </w:trPr>
        <w:tc>
          <w:tcPr>
            <w:tcW w:w="0" w:type="auto"/>
            <w:tcBorders>
              <w:top w:val="single" w:sz="6" w:space="0" w:color="000000"/>
              <w:left w:val="single" w:sz="6" w:space="0" w:color="000000"/>
              <w:bottom w:val="single" w:sz="4" w:space="0" w:color="auto"/>
              <w:right w:val="single" w:sz="6" w:space="0" w:color="000000"/>
            </w:tcBorders>
            <w:tcMar>
              <w:top w:w="0" w:type="dxa"/>
              <w:left w:w="45" w:type="dxa"/>
              <w:bottom w:w="0" w:type="dxa"/>
              <w:right w:w="45" w:type="dxa"/>
            </w:tcMar>
            <w:vAlign w:val="center"/>
            <w:hideMark/>
          </w:tcPr>
          <w:p w14:paraId="555CEC3E" w14:textId="77777777" w:rsidR="00FC2267" w:rsidRPr="0015467F" w:rsidRDefault="00FC2267" w:rsidP="006D3837">
            <w:pPr>
              <w:jc w:val="center"/>
              <w:rPr>
                <w:sz w:val="24"/>
                <w:szCs w:val="24"/>
                <w:lang w:val="en-US"/>
              </w:rPr>
            </w:pPr>
            <w:r w:rsidRPr="0015467F">
              <w:rPr>
                <w:sz w:val="24"/>
                <w:szCs w:val="24"/>
                <w:lang w:val="en-US"/>
              </w:rPr>
              <w:t>6</w:t>
            </w:r>
          </w:p>
        </w:tc>
        <w:tc>
          <w:tcPr>
            <w:tcW w:w="2553" w:type="dxa"/>
            <w:tcBorders>
              <w:top w:val="single" w:sz="6" w:space="0" w:color="000000"/>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68DFF843" w14:textId="261124F9" w:rsidR="00FC2267" w:rsidRPr="0015467F" w:rsidRDefault="00FC2267" w:rsidP="0015467F">
            <w:pPr>
              <w:jc w:val="both"/>
              <w:rPr>
                <w:sz w:val="24"/>
                <w:szCs w:val="24"/>
                <w:lang w:val="en-US"/>
              </w:rPr>
            </w:pPr>
            <w:r w:rsidRPr="0015467F">
              <w:rPr>
                <w:sz w:val="24"/>
                <w:szCs w:val="24"/>
                <w:lang w:val="en-US"/>
              </w:rPr>
              <w:t>Tổ chức giám định tư pháp công lập ở Trung ương</w:t>
            </w:r>
            <w:r w:rsidR="004455F3">
              <w:rPr>
                <w:sz w:val="24"/>
                <w:szCs w:val="24"/>
                <w:lang w:val="en-US"/>
              </w:rPr>
              <w:t>; Tổ chức giám định theo vụ việc; Văn phòng giám định tư pháp ở địa phương</w:t>
            </w:r>
          </w:p>
        </w:tc>
        <w:tc>
          <w:tcPr>
            <w:tcW w:w="1111" w:type="dxa"/>
            <w:tcBorders>
              <w:top w:val="single" w:sz="6" w:space="0" w:color="000000"/>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73441833" w14:textId="77777777" w:rsidR="00FC2267" w:rsidRPr="0015467F" w:rsidRDefault="00FC2267" w:rsidP="00647F0F">
            <w:pPr>
              <w:jc w:val="center"/>
              <w:rPr>
                <w:sz w:val="24"/>
                <w:szCs w:val="24"/>
                <w:lang w:val="en-US"/>
              </w:rPr>
            </w:pPr>
          </w:p>
        </w:tc>
        <w:tc>
          <w:tcPr>
            <w:tcW w:w="1121" w:type="dxa"/>
            <w:tcBorders>
              <w:top w:val="single" w:sz="6" w:space="0" w:color="000000"/>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16615205" w14:textId="77777777" w:rsidR="00FC2267" w:rsidRPr="0015467F" w:rsidRDefault="00FC2267" w:rsidP="00647F0F">
            <w:pPr>
              <w:jc w:val="center"/>
              <w:rPr>
                <w:sz w:val="24"/>
                <w:szCs w:val="24"/>
                <w:lang w:val="en-US"/>
              </w:rPr>
            </w:pPr>
          </w:p>
        </w:tc>
        <w:tc>
          <w:tcPr>
            <w:tcW w:w="1257" w:type="dxa"/>
            <w:gridSpan w:val="2"/>
            <w:tcBorders>
              <w:top w:val="single" w:sz="6" w:space="0" w:color="000000"/>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2E94361A" w14:textId="2B2251C7" w:rsidR="00FC2267" w:rsidRPr="0015467F" w:rsidRDefault="00FC2267" w:rsidP="00647F0F">
            <w:pPr>
              <w:jc w:val="center"/>
              <w:rPr>
                <w:sz w:val="24"/>
                <w:szCs w:val="24"/>
                <w:lang w:val="en-US"/>
              </w:rPr>
            </w:pPr>
            <w:r w:rsidRPr="0015467F">
              <w:rPr>
                <w:sz w:val="24"/>
                <w:szCs w:val="24"/>
                <w:lang w:val="en-US"/>
              </w:rPr>
              <w:t xml:space="preserve">Từ ngày 01/01 đến ngày </w:t>
            </w:r>
            <w:r>
              <w:rPr>
                <w:sz w:val="24"/>
                <w:szCs w:val="24"/>
                <w:lang w:val="en-US"/>
              </w:rPr>
              <w:t>31</w:t>
            </w:r>
            <w:r w:rsidRPr="0015467F">
              <w:rPr>
                <w:sz w:val="24"/>
                <w:szCs w:val="24"/>
                <w:lang w:val="en-US"/>
              </w:rPr>
              <w:t>/1</w:t>
            </w:r>
            <w:r>
              <w:rPr>
                <w:sz w:val="24"/>
                <w:szCs w:val="24"/>
                <w:lang w:val="en-US"/>
              </w:rPr>
              <w:t>0</w:t>
            </w:r>
          </w:p>
        </w:tc>
        <w:tc>
          <w:tcPr>
            <w:tcW w:w="1157" w:type="dxa"/>
            <w:tcBorders>
              <w:top w:val="single" w:sz="6" w:space="0" w:color="000000"/>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06EC4456" w14:textId="5EA7FDDB" w:rsidR="00FC2267" w:rsidRPr="0015467F" w:rsidRDefault="00FC2267">
            <w:pPr>
              <w:jc w:val="center"/>
              <w:rPr>
                <w:sz w:val="24"/>
                <w:szCs w:val="24"/>
                <w:lang w:val="en-US"/>
              </w:rPr>
            </w:pPr>
            <w:r w:rsidRPr="0015467F">
              <w:rPr>
                <w:sz w:val="24"/>
                <w:szCs w:val="24"/>
                <w:lang w:val="en-US"/>
              </w:rPr>
              <w:t xml:space="preserve">Ngày </w:t>
            </w:r>
            <w:r w:rsidR="004455F3">
              <w:rPr>
                <w:sz w:val="24"/>
                <w:szCs w:val="24"/>
                <w:lang w:val="en-US"/>
              </w:rPr>
              <w:t>05</w:t>
            </w:r>
            <w:r w:rsidRPr="0015467F">
              <w:rPr>
                <w:sz w:val="24"/>
                <w:szCs w:val="24"/>
                <w:lang w:val="en-US"/>
              </w:rPr>
              <w:t>/11</w:t>
            </w:r>
          </w:p>
        </w:tc>
        <w:tc>
          <w:tcPr>
            <w:tcW w:w="914" w:type="dxa"/>
            <w:tcBorders>
              <w:top w:val="single" w:sz="6" w:space="0" w:color="000000"/>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31065642" w14:textId="6DC2AE18" w:rsidR="00FC2267" w:rsidRPr="0015467F" w:rsidRDefault="00FC2267" w:rsidP="00647F0F">
            <w:pPr>
              <w:jc w:val="center"/>
              <w:rPr>
                <w:sz w:val="24"/>
                <w:szCs w:val="24"/>
                <w:lang w:val="en-US"/>
              </w:rPr>
            </w:pPr>
            <w:r w:rsidRPr="0015467F">
              <w:rPr>
                <w:sz w:val="24"/>
                <w:szCs w:val="24"/>
                <w:lang w:val="en-US"/>
              </w:rPr>
              <w:t>Từ ngày 01/01 đến ngày 31/12</w:t>
            </w:r>
          </w:p>
        </w:tc>
        <w:tc>
          <w:tcPr>
            <w:tcW w:w="1065" w:type="dxa"/>
            <w:tcBorders>
              <w:top w:val="single" w:sz="6" w:space="0" w:color="000000"/>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5B27F299" w14:textId="609DD25E" w:rsidR="00FC2267" w:rsidRPr="0015467F" w:rsidRDefault="00FC2267">
            <w:pPr>
              <w:jc w:val="center"/>
              <w:rPr>
                <w:sz w:val="24"/>
                <w:szCs w:val="24"/>
                <w:lang w:val="en-US"/>
              </w:rPr>
            </w:pPr>
            <w:r w:rsidRPr="0015467F">
              <w:rPr>
                <w:sz w:val="24"/>
                <w:szCs w:val="24"/>
                <w:lang w:val="en-US"/>
              </w:rPr>
              <w:t xml:space="preserve">Ngày </w:t>
            </w:r>
            <w:r w:rsidR="004455F3">
              <w:rPr>
                <w:sz w:val="24"/>
                <w:szCs w:val="24"/>
                <w:lang w:val="en-US"/>
              </w:rPr>
              <w:t>05</w:t>
            </w:r>
            <w:r w:rsidRPr="0015467F">
              <w:rPr>
                <w:sz w:val="24"/>
                <w:szCs w:val="24"/>
                <w:lang w:val="en-US"/>
              </w:rPr>
              <w:t>/01 năm sau</w:t>
            </w:r>
          </w:p>
        </w:tc>
      </w:tr>
      <w:tr w:rsidR="0020234D" w:rsidRPr="00EF22DC" w14:paraId="56E1D14E" w14:textId="77777777" w:rsidTr="0071750C">
        <w:trPr>
          <w:trHeight w:val="990"/>
        </w:trPr>
        <w:tc>
          <w:tcPr>
            <w:tcW w:w="0" w:type="auto"/>
            <w:tcBorders>
              <w:top w:val="single" w:sz="4" w:space="0" w:color="auto"/>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center"/>
          </w:tcPr>
          <w:p w14:paraId="6E503BB0" w14:textId="30278317" w:rsidR="0020234D" w:rsidRPr="00413ED9" w:rsidRDefault="0020234D" w:rsidP="006D3837">
            <w:pPr>
              <w:jc w:val="center"/>
              <w:rPr>
                <w:sz w:val="24"/>
                <w:szCs w:val="24"/>
                <w:lang w:val="en-US"/>
              </w:rPr>
            </w:pPr>
            <w:r w:rsidRPr="00413ED9">
              <w:rPr>
                <w:sz w:val="24"/>
                <w:szCs w:val="24"/>
                <w:lang w:val="en-US"/>
              </w:rPr>
              <w:t>7</w:t>
            </w:r>
          </w:p>
        </w:tc>
        <w:tc>
          <w:tcPr>
            <w:tcW w:w="2553" w:type="dxa"/>
            <w:tcBorders>
              <w:top w:val="single" w:sz="4" w:space="0" w:color="auto"/>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center"/>
          </w:tcPr>
          <w:p w14:paraId="701FC83C" w14:textId="2ED4A7B2" w:rsidR="0020234D" w:rsidRPr="00413ED9" w:rsidRDefault="00A07FE9" w:rsidP="007275FB">
            <w:pPr>
              <w:jc w:val="both"/>
              <w:rPr>
                <w:sz w:val="24"/>
                <w:szCs w:val="24"/>
                <w:lang w:val="en-US"/>
              </w:rPr>
            </w:pPr>
            <w:r w:rsidRPr="00413ED9">
              <w:rPr>
                <w:sz w:val="24"/>
                <w:szCs w:val="24"/>
                <w:lang w:val="en-US"/>
              </w:rPr>
              <w:t xml:space="preserve">- </w:t>
            </w:r>
            <w:r w:rsidR="0020234D" w:rsidRPr="00413ED9">
              <w:rPr>
                <w:sz w:val="24"/>
                <w:szCs w:val="24"/>
                <w:lang w:val="en-US"/>
              </w:rPr>
              <w:t>Tổ hòa giải</w:t>
            </w:r>
            <w:r w:rsidRPr="00413ED9">
              <w:rPr>
                <w:sz w:val="24"/>
                <w:szCs w:val="24"/>
                <w:lang w:val="en-US"/>
              </w:rPr>
              <w:t xml:space="preserve">; </w:t>
            </w:r>
          </w:p>
          <w:p w14:paraId="036663D0" w14:textId="6E34FD66" w:rsidR="00A07FE9" w:rsidRPr="0071750C" w:rsidRDefault="007275FB" w:rsidP="007275FB">
            <w:pPr>
              <w:jc w:val="both"/>
              <w:rPr>
                <w:spacing w:val="-8"/>
                <w:sz w:val="24"/>
                <w:szCs w:val="24"/>
                <w:lang w:val="en-US"/>
              </w:rPr>
            </w:pPr>
            <w:r w:rsidRPr="0071750C">
              <w:rPr>
                <w:spacing w:val="-8"/>
                <w:sz w:val="24"/>
                <w:szCs w:val="24"/>
                <w:lang w:val="en-US"/>
              </w:rPr>
              <w:t xml:space="preserve">- </w:t>
            </w:r>
            <w:r w:rsidR="00A07FE9" w:rsidRPr="0071750C">
              <w:rPr>
                <w:spacing w:val="-8"/>
                <w:sz w:val="24"/>
                <w:szCs w:val="24"/>
                <w:lang w:val="en-US"/>
              </w:rPr>
              <w:t>Cục và tương đương thuộc bộ/cơ quan ngang bộ, cơ quan thuộc Chính phủ;</w:t>
            </w:r>
          </w:p>
          <w:p w14:paraId="0A0FE780" w14:textId="77777777" w:rsidR="00A07FE9" w:rsidRPr="00413ED9" w:rsidRDefault="00A07FE9" w:rsidP="007275FB">
            <w:pPr>
              <w:jc w:val="both"/>
              <w:rPr>
                <w:sz w:val="24"/>
                <w:szCs w:val="24"/>
                <w:lang w:val="en-US"/>
              </w:rPr>
            </w:pPr>
            <w:r w:rsidRPr="00413ED9">
              <w:rPr>
                <w:sz w:val="24"/>
                <w:szCs w:val="24"/>
                <w:lang w:val="en-US"/>
              </w:rPr>
              <w:t xml:space="preserve">- Doanh nghiệp Nhà nước ở Trung ương; </w:t>
            </w:r>
          </w:p>
          <w:p w14:paraId="1F30D12D" w14:textId="77777777" w:rsidR="00A07FE9" w:rsidRPr="00413ED9" w:rsidRDefault="00A07FE9" w:rsidP="007275FB">
            <w:pPr>
              <w:jc w:val="both"/>
              <w:rPr>
                <w:sz w:val="24"/>
                <w:szCs w:val="24"/>
                <w:lang w:val="en-US"/>
              </w:rPr>
            </w:pPr>
            <w:r w:rsidRPr="00413ED9">
              <w:rPr>
                <w:sz w:val="24"/>
                <w:szCs w:val="24"/>
                <w:lang w:val="en-US"/>
              </w:rPr>
              <w:t>- Đơn vị sự nghiệp thuộc bộ/cơ quan ngang bộ, cơ quan thuộc Chính phủ;</w:t>
            </w:r>
          </w:p>
          <w:p w14:paraId="2ED55D40" w14:textId="77777777" w:rsidR="00A07FE9" w:rsidRPr="0071750C" w:rsidRDefault="00A07FE9" w:rsidP="007275FB">
            <w:pPr>
              <w:jc w:val="both"/>
              <w:rPr>
                <w:spacing w:val="-6"/>
                <w:sz w:val="24"/>
                <w:szCs w:val="24"/>
                <w:lang w:val="en-US"/>
              </w:rPr>
            </w:pPr>
            <w:r w:rsidRPr="00E73FF1">
              <w:rPr>
                <w:spacing w:val="-6"/>
                <w:sz w:val="24"/>
                <w:szCs w:val="24"/>
                <w:lang w:val="en-US"/>
              </w:rPr>
              <w:t>- Bộ chỉ huy quân sự/Công an tỉnh/thành phố;</w:t>
            </w:r>
          </w:p>
          <w:p w14:paraId="750417D6" w14:textId="77777777" w:rsidR="00A07FE9" w:rsidRPr="00413ED9" w:rsidRDefault="00A07FE9" w:rsidP="007275FB">
            <w:pPr>
              <w:jc w:val="both"/>
              <w:rPr>
                <w:sz w:val="24"/>
                <w:szCs w:val="24"/>
                <w:lang w:val="en-US"/>
              </w:rPr>
            </w:pPr>
            <w:r w:rsidRPr="00413ED9">
              <w:rPr>
                <w:sz w:val="24"/>
                <w:szCs w:val="24"/>
                <w:lang w:val="en-US"/>
              </w:rPr>
              <w:t>- Đơn vị sự nghiệp công lập do UBND cấp tỉnh quản lý;</w:t>
            </w:r>
          </w:p>
          <w:p w14:paraId="170ED13E" w14:textId="39135977" w:rsidR="00A07FE9" w:rsidRPr="00413ED9" w:rsidRDefault="00A07FE9" w:rsidP="007275FB">
            <w:pPr>
              <w:jc w:val="both"/>
              <w:rPr>
                <w:sz w:val="24"/>
                <w:szCs w:val="24"/>
                <w:lang w:val="en-US"/>
              </w:rPr>
            </w:pPr>
            <w:r w:rsidRPr="00413ED9">
              <w:rPr>
                <w:sz w:val="24"/>
                <w:szCs w:val="24"/>
                <w:lang w:val="en-US"/>
              </w:rPr>
              <w:t>- Đơn vị sự nghiệp công lập do cơ quan chuyên môn của UBND cấp tỉnh quản lý.</w:t>
            </w:r>
          </w:p>
        </w:tc>
        <w:tc>
          <w:tcPr>
            <w:tcW w:w="1111" w:type="dxa"/>
            <w:tcBorders>
              <w:top w:val="single" w:sz="4" w:space="0" w:color="auto"/>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center"/>
          </w:tcPr>
          <w:p w14:paraId="2E7DE635" w14:textId="4782906B" w:rsidR="0020234D" w:rsidRPr="00413ED9" w:rsidRDefault="0020234D" w:rsidP="00647F0F">
            <w:pPr>
              <w:jc w:val="center"/>
              <w:rPr>
                <w:sz w:val="24"/>
                <w:szCs w:val="24"/>
                <w:lang w:val="en-US"/>
              </w:rPr>
            </w:pPr>
            <w:r w:rsidRPr="00413ED9">
              <w:rPr>
                <w:sz w:val="24"/>
                <w:szCs w:val="24"/>
                <w:lang w:val="en-US"/>
              </w:rPr>
              <w:t>Từ ngày 01/01 đến ngày 31/5</w:t>
            </w:r>
          </w:p>
        </w:tc>
        <w:tc>
          <w:tcPr>
            <w:tcW w:w="1121" w:type="dxa"/>
            <w:tcBorders>
              <w:top w:val="single" w:sz="4" w:space="0" w:color="auto"/>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center"/>
          </w:tcPr>
          <w:p w14:paraId="2EF538F3" w14:textId="5E9BA052" w:rsidR="0020234D" w:rsidRPr="00413ED9" w:rsidRDefault="0020234D">
            <w:pPr>
              <w:jc w:val="center"/>
              <w:rPr>
                <w:sz w:val="24"/>
                <w:szCs w:val="24"/>
                <w:lang w:val="en-US"/>
              </w:rPr>
            </w:pPr>
            <w:r w:rsidRPr="00413ED9">
              <w:rPr>
                <w:sz w:val="24"/>
                <w:szCs w:val="24"/>
                <w:lang w:val="en-US"/>
              </w:rPr>
              <w:t>Ngày 05/6</w:t>
            </w:r>
          </w:p>
        </w:tc>
        <w:tc>
          <w:tcPr>
            <w:tcW w:w="1257" w:type="dxa"/>
            <w:gridSpan w:val="2"/>
            <w:tcBorders>
              <w:top w:val="single" w:sz="4" w:space="0" w:color="auto"/>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center"/>
          </w:tcPr>
          <w:p w14:paraId="109696E0" w14:textId="3A4427ED" w:rsidR="0020234D" w:rsidRPr="00413ED9" w:rsidRDefault="0020234D" w:rsidP="00647F0F">
            <w:pPr>
              <w:jc w:val="center"/>
              <w:rPr>
                <w:sz w:val="24"/>
                <w:szCs w:val="24"/>
                <w:lang w:val="en-US"/>
              </w:rPr>
            </w:pPr>
            <w:r w:rsidRPr="00413ED9">
              <w:rPr>
                <w:sz w:val="24"/>
                <w:szCs w:val="24"/>
                <w:lang w:val="en-US"/>
              </w:rPr>
              <w:t>Từ ngày 01/01 đến ngày 31/10</w:t>
            </w:r>
          </w:p>
        </w:tc>
        <w:tc>
          <w:tcPr>
            <w:tcW w:w="1157" w:type="dxa"/>
            <w:tcBorders>
              <w:top w:val="single" w:sz="4" w:space="0" w:color="auto"/>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center"/>
          </w:tcPr>
          <w:p w14:paraId="7C26C59F" w14:textId="7CE7389E" w:rsidR="0020234D" w:rsidRPr="00413ED9" w:rsidRDefault="0020234D">
            <w:pPr>
              <w:jc w:val="center"/>
              <w:rPr>
                <w:sz w:val="24"/>
                <w:szCs w:val="24"/>
                <w:lang w:val="en-US"/>
              </w:rPr>
            </w:pPr>
            <w:r w:rsidRPr="00413ED9">
              <w:rPr>
                <w:sz w:val="24"/>
                <w:szCs w:val="24"/>
                <w:lang w:val="en-US"/>
              </w:rPr>
              <w:t>Ngày 05/11</w:t>
            </w:r>
          </w:p>
        </w:tc>
        <w:tc>
          <w:tcPr>
            <w:tcW w:w="914" w:type="dxa"/>
            <w:tcBorders>
              <w:top w:val="single" w:sz="4" w:space="0" w:color="auto"/>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center"/>
          </w:tcPr>
          <w:p w14:paraId="76785214" w14:textId="500411B5" w:rsidR="0020234D" w:rsidRPr="00413ED9" w:rsidRDefault="0020234D" w:rsidP="00647F0F">
            <w:pPr>
              <w:jc w:val="center"/>
              <w:rPr>
                <w:sz w:val="24"/>
                <w:szCs w:val="24"/>
                <w:lang w:val="en-US"/>
              </w:rPr>
            </w:pPr>
            <w:r w:rsidRPr="00413ED9">
              <w:rPr>
                <w:sz w:val="24"/>
                <w:szCs w:val="24"/>
                <w:lang w:val="en-US"/>
              </w:rPr>
              <w:t>Từ ngày 01/01 đến ngày 31/12</w:t>
            </w:r>
          </w:p>
        </w:tc>
        <w:tc>
          <w:tcPr>
            <w:tcW w:w="1065" w:type="dxa"/>
            <w:tcBorders>
              <w:top w:val="single" w:sz="4" w:space="0" w:color="auto"/>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center"/>
          </w:tcPr>
          <w:p w14:paraId="00F1CA12" w14:textId="07F76D69" w:rsidR="0020234D" w:rsidRPr="00413ED9" w:rsidRDefault="0020234D">
            <w:pPr>
              <w:jc w:val="center"/>
              <w:rPr>
                <w:sz w:val="24"/>
                <w:szCs w:val="24"/>
                <w:lang w:val="en-US"/>
              </w:rPr>
            </w:pPr>
            <w:r w:rsidRPr="00413ED9">
              <w:rPr>
                <w:sz w:val="24"/>
                <w:szCs w:val="24"/>
                <w:lang w:val="en-US"/>
              </w:rPr>
              <w:t>Ngày 05/01 năm sau</w:t>
            </w:r>
          </w:p>
        </w:tc>
      </w:tr>
    </w:tbl>
    <w:p w14:paraId="3DBCE33F" w14:textId="77777777" w:rsidR="00BC6CC5" w:rsidRDefault="00BC6CC5" w:rsidP="0015467F">
      <w:pPr>
        <w:jc w:val="center"/>
        <w:rPr>
          <w:b/>
          <w:sz w:val="26"/>
          <w:szCs w:val="26"/>
        </w:rPr>
      </w:pPr>
    </w:p>
    <w:p w14:paraId="2CE0AD75" w14:textId="77777777" w:rsidR="00536AFB" w:rsidRDefault="00BC6CC5" w:rsidP="006D3676">
      <w:pPr>
        <w:rPr>
          <w:b/>
          <w:sz w:val="26"/>
          <w:szCs w:val="26"/>
        </w:rPr>
        <w:sectPr w:rsidR="00536AFB" w:rsidSect="00BC6CC5">
          <w:pgSz w:w="11907" w:h="16840"/>
          <w:pgMar w:top="1134" w:right="1134" w:bottom="1134" w:left="1701" w:header="720" w:footer="720" w:gutter="0"/>
          <w:pgNumType w:start="1"/>
          <w:cols w:space="720"/>
          <w:titlePg/>
        </w:sectPr>
      </w:pPr>
      <w:r>
        <w:rPr>
          <w:b/>
          <w:sz w:val="26"/>
          <w:szCs w:val="26"/>
        </w:rPr>
        <w:br w:type="page"/>
      </w:r>
    </w:p>
    <w:p w14:paraId="3A9BB77A" w14:textId="2575A250" w:rsidR="00C951A0" w:rsidRDefault="00C951A0" w:rsidP="006D3676">
      <w:r>
        <w:rPr>
          <w:b/>
          <w:sz w:val="26"/>
          <w:szCs w:val="26"/>
        </w:rPr>
        <w:lastRenderedPageBreak/>
        <w:t>BỘ TƯ PHÁP</w:t>
      </w:r>
      <w:r>
        <w:rPr>
          <w:b/>
        </w:rPr>
        <w:tab/>
      </w:r>
      <w:r>
        <w:rPr>
          <w:b/>
        </w:rPr>
        <w:tab/>
      </w:r>
      <w:r>
        <w:rPr>
          <w:b/>
        </w:rPr>
        <w:tab/>
      </w:r>
      <w:r>
        <w:rPr>
          <w:b/>
          <w:sz w:val="26"/>
          <w:szCs w:val="26"/>
        </w:rPr>
        <w:t>CỘNG HOÀ XÃ HỘI CHỦ NGHĨA VIỆT NAM</w:t>
      </w:r>
    </w:p>
    <w:p w14:paraId="02DA8A22" w14:textId="2BE98FE9" w:rsidR="00C951A0" w:rsidRDefault="00C951A0" w:rsidP="00C951A0">
      <w:pPr>
        <w:tabs>
          <w:tab w:val="left" w:pos="1152"/>
        </w:tabs>
        <w:jc w:val="center"/>
      </w:pPr>
      <w:r>
        <w:rPr>
          <w:b/>
          <w:noProof/>
          <w:sz w:val="26"/>
          <w:szCs w:val="26"/>
          <w:lang w:val="en-US"/>
        </w:rPr>
        <mc:AlternateContent>
          <mc:Choice Requires="wps">
            <w:drawing>
              <wp:anchor distT="0" distB="0" distL="114300" distR="114300" simplePos="0" relativeHeight="251658240" behindDoc="0" locked="0" layoutInCell="1" allowOverlap="1" wp14:anchorId="597722F2" wp14:editId="2028C089">
                <wp:simplePos x="0" y="0"/>
                <wp:positionH relativeFrom="column">
                  <wp:posOffset>173355</wp:posOffset>
                </wp:positionH>
                <wp:positionV relativeFrom="paragraph">
                  <wp:posOffset>26035</wp:posOffset>
                </wp:positionV>
                <wp:extent cx="638354" cy="0"/>
                <wp:effectExtent l="0" t="0" r="0" b="0"/>
                <wp:wrapNone/>
                <wp:docPr id="1137478879" name="Straight Connector 5"/>
                <wp:cNvGraphicFramePr/>
                <a:graphic xmlns:a="http://schemas.openxmlformats.org/drawingml/2006/main">
                  <a:graphicData uri="http://schemas.microsoft.com/office/word/2010/wordprocessingShape">
                    <wps:wsp>
                      <wps:cNvCnPr/>
                      <wps:spPr>
                        <a:xfrm>
                          <a:off x="0" y="0"/>
                          <a:ext cx="638354"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1305B1" id="Straight Connector 5"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3.65pt,2.05pt" to="63.9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" strokecolor="black [3040]"/>
            </w:pict>
          </mc:Fallback>
        </mc:AlternateContent>
      </w:r>
      <w:r>
        <w:rPr>
          <w:b/>
          <w:sz w:val="26"/>
          <w:szCs w:val="26"/>
        </w:rPr>
        <w:tab/>
      </w:r>
      <w:r>
        <w:rPr>
          <w:b/>
          <w:sz w:val="26"/>
          <w:szCs w:val="26"/>
        </w:rPr>
        <w:tab/>
      </w:r>
      <w:r>
        <w:rPr>
          <w:b/>
          <w:sz w:val="26"/>
          <w:szCs w:val="26"/>
        </w:rPr>
        <w:tab/>
      </w:r>
      <w:r>
        <w:rPr>
          <w:b/>
          <w:sz w:val="26"/>
          <w:szCs w:val="26"/>
        </w:rPr>
        <w:tab/>
      </w:r>
      <w:r>
        <w:rPr>
          <w:b/>
          <w:sz w:val="26"/>
          <w:szCs w:val="26"/>
        </w:rPr>
        <w:tab/>
      </w:r>
      <w:r>
        <w:rPr>
          <w:b/>
        </w:rPr>
        <w:t>Độc lập - Tự do - Hạnh phúc</w:t>
      </w:r>
    </w:p>
    <w:p w14:paraId="14F1E06B" w14:textId="3A42A9B3" w:rsidR="00C951A0" w:rsidRDefault="00C951A0" w:rsidP="00C951A0">
      <w:pPr>
        <w:spacing w:line="288" w:lineRule="auto"/>
        <w:jc w:val="center"/>
      </w:pPr>
      <w:r>
        <w:rPr>
          <w:noProof/>
          <w:lang w:val="en-US"/>
        </w:rPr>
        <mc:AlternateContent>
          <mc:Choice Requires="wps">
            <w:drawing>
              <wp:anchor distT="0" distB="0" distL="114300" distR="114300" simplePos="0" relativeHeight="251659264" behindDoc="0" locked="0" layoutInCell="1" allowOverlap="1" wp14:anchorId="22C7DBFE" wp14:editId="566F1C83">
                <wp:simplePos x="0" y="0"/>
                <wp:positionH relativeFrom="column">
                  <wp:posOffset>2926080</wp:posOffset>
                </wp:positionH>
                <wp:positionV relativeFrom="paragraph">
                  <wp:posOffset>6985</wp:posOffset>
                </wp:positionV>
                <wp:extent cx="2156603" cy="0"/>
                <wp:effectExtent l="0" t="0" r="15240" b="19050"/>
                <wp:wrapNone/>
                <wp:docPr id="541517029" name="Straight Connector 6"/>
                <wp:cNvGraphicFramePr/>
                <a:graphic xmlns:a="http://schemas.openxmlformats.org/drawingml/2006/main">
                  <a:graphicData uri="http://schemas.microsoft.com/office/word/2010/wordprocessingShape">
                    <wps:wsp>
                      <wps:cNvCnPr/>
                      <wps:spPr>
                        <a:xfrm>
                          <a:off x="0" y="0"/>
                          <a:ext cx="21566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976B4A"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0.4pt,.55pt" to="400.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" strokecolor="black [3040]"/>
            </w:pict>
          </mc:Fallback>
        </mc:AlternateContent>
      </w:r>
    </w:p>
    <w:p w14:paraId="1E3B26D7" w14:textId="37D89755" w:rsidR="00C951A0" w:rsidRDefault="00C951A0" w:rsidP="00C951A0">
      <w:pPr>
        <w:spacing w:line="312" w:lineRule="auto"/>
        <w:jc w:val="center"/>
      </w:pPr>
      <w:r>
        <w:rPr>
          <w:b/>
        </w:rPr>
        <w:t>P</w:t>
      </w:r>
      <w:r w:rsidR="00965477">
        <w:rPr>
          <w:b/>
        </w:rPr>
        <w:t xml:space="preserve">hụ lục </w:t>
      </w:r>
      <w:r>
        <w:rPr>
          <w:b/>
        </w:rPr>
        <w:t>III</w:t>
      </w:r>
    </w:p>
    <w:bookmarkEnd w:id="27"/>
    <w:p w14:paraId="5E4DD8E6" w14:textId="77777777" w:rsidR="00C951A0" w:rsidRDefault="00C951A0" w:rsidP="00C951A0">
      <w:pPr>
        <w:spacing w:line="312" w:lineRule="auto"/>
        <w:jc w:val="center"/>
        <w:rPr>
          <w:sz w:val="8"/>
          <w:szCs w:val="8"/>
        </w:rPr>
      </w:pPr>
    </w:p>
    <w:p w14:paraId="6B86E4BD" w14:textId="77777777" w:rsidR="00C951A0" w:rsidRDefault="00C951A0" w:rsidP="00C951A0">
      <w:pPr>
        <w:jc w:val="center"/>
        <w:rPr>
          <w:b/>
        </w:rPr>
      </w:pPr>
      <w:r>
        <w:rPr>
          <w:b/>
        </w:rPr>
        <w:t>HƯỚNG DẪN PHƯƠNG PHÁP ƯỚC TÍNH SỐ LIỆU THỐNG KÊ VÀ CÁCH GHI SỐ LIỆU THỐNG KÊ THỰC TẾ, SỐ LIỆU ƯỚC TÍNH TRONG CÁC BIỂU MẪU BÁO CÁO THỐNG KÊ</w:t>
      </w:r>
    </w:p>
    <w:p w14:paraId="685F2E7B" w14:textId="77777777" w:rsidR="00902042" w:rsidRDefault="00902042" w:rsidP="00C951A0">
      <w:pPr>
        <w:jc w:val="center"/>
      </w:pPr>
    </w:p>
    <w:p w14:paraId="3B183858" w14:textId="671AB22C" w:rsidR="00C951A0" w:rsidRDefault="00C951A0" w:rsidP="00C951A0">
      <w:pPr>
        <w:jc w:val="center"/>
        <w:rPr>
          <w:i/>
        </w:rPr>
      </w:pPr>
      <w:r>
        <w:rPr>
          <w:i/>
        </w:rPr>
        <w:t xml:space="preserve">(Ban hành kèm theo Thông tư số </w:t>
      </w:r>
      <w:r w:rsidR="0059393A">
        <w:rPr>
          <w:i/>
        </w:rPr>
        <w:t>17</w:t>
      </w:r>
      <w:r>
        <w:rPr>
          <w:i/>
        </w:rPr>
        <w:t>/2025/TT-BTP quy định Chế độ báo cáo thống kê ngành Tư pháp)</w:t>
      </w:r>
    </w:p>
    <w:p w14:paraId="7C2E8F7E" w14:textId="77777777" w:rsidR="00902042" w:rsidRDefault="00902042" w:rsidP="00C951A0">
      <w:pPr>
        <w:jc w:val="center"/>
      </w:pPr>
    </w:p>
    <w:p w14:paraId="5D1FD8BA" w14:textId="77777777" w:rsidR="00C951A0" w:rsidRDefault="00C951A0" w:rsidP="00C951A0">
      <w:pPr>
        <w:spacing w:before="40" w:after="40" w:line="312" w:lineRule="auto"/>
        <w:ind w:firstLine="720"/>
        <w:jc w:val="both"/>
      </w:pPr>
      <w:r>
        <w:t xml:space="preserve">Việc ước tính số liệu thống kê quy định tại Thông tư này được thực hiện theo phương pháp bình quân số học giản đơn, có kết hợp thực tiễn, đặc thù quản lý nhà nước trong từng lĩnh vực thống kê được ước tính. </w:t>
      </w:r>
    </w:p>
    <w:p w14:paraId="29CA4890" w14:textId="77777777" w:rsidR="00C951A0" w:rsidRDefault="00C951A0" w:rsidP="00C951A0">
      <w:pPr>
        <w:spacing w:before="40" w:after="40" w:line="312" w:lineRule="auto"/>
        <w:ind w:firstLine="720"/>
        <w:jc w:val="both"/>
      </w:pPr>
      <w:r>
        <w:rPr>
          <w:b/>
        </w:rPr>
        <w:t>I. PHƯƠNG PHÁP BÌNH QUÂN SỐ HỌC GIẢN ĐƠN</w:t>
      </w:r>
    </w:p>
    <w:p w14:paraId="504E92DB" w14:textId="77777777" w:rsidR="00C951A0" w:rsidRDefault="00C951A0" w:rsidP="00C951A0">
      <w:pPr>
        <w:spacing w:before="40" w:after="40" w:line="312" w:lineRule="auto"/>
        <w:ind w:firstLine="720"/>
        <w:jc w:val="both"/>
      </w:pPr>
      <w:r>
        <w:rPr>
          <w:b/>
        </w:rPr>
        <w:t>1. Công thức chung</w:t>
      </w:r>
    </w:p>
    <w:p w14:paraId="7164AD87" w14:textId="77777777" w:rsidR="00C951A0" w:rsidRDefault="00C951A0" w:rsidP="00C951A0">
      <w:pPr>
        <w:spacing w:before="40" w:after="40" w:line="312" w:lineRule="auto"/>
        <w:ind w:firstLine="720"/>
        <w:jc w:val="both"/>
      </w:pPr>
      <w:bookmarkStart w:id="29" w:name="_heading=h.l3vgbz4xaawa" w:colFirst="0" w:colLast="0"/>
      <w:bookmarkEnd w:id="29"/>
      <w:r>
        <w:t xml:space="preserve">Phương pháp ước tính số liệu thống kê đối với kỳ báo cáo </w:t>
      </w:r>
      <w:r>
        <w:rPr>
          <w:highlight w:val="white"/>
        </w:rPr>
        <w:t xml:space="preserve">sơ bộ </w:t>
      </w:r>
      <w:r>
        <w:t xml:space="preserve">6 tháng và kỳ báo cáo </w:t>
      </w:r>
      <w:r>
        <w:rPr>
          <w:highlight w:val="white"/>
        </w:rPr>
        <w:t xml:space="preserve">sơ bộ </w:t>
      </w:r>
      <w:r>
        <w:t>năm được xác định theo công thức như sau:</w:t>
      </w:r>
    </w:p>
    <w:p w14:paraId="3E62094E" w14:textId="77777777" w:rsidR="00C951A0" w:rsidRDefault="00C951A0" w:rsidP="00C951A0">
      <w:pPr>
        <w:jc w:val="center"/>
      </w:pPr>
      <w:bookmarkStart w:id="30" w:name="_heading=h.bgk4leyz8526" w:colFirst="0" w:colLast="0"/>
      <w:bookmarkEnd w:id="30"/>
      <m:oMathPara>
        <m:oMath>
          <m:r>
            <w:rPr>
              <w:rFonts w:ascii="Cambria Math" w:eastAsia="Cambria Math" w:hAnsi="Cambria Math" w:cs="Cambria Math"/>
              <w:sz w:val="20"/>
              <w:szCs w:val="20"/>
            </w:rPr>
            <m:t>Số liệu ước tính = Số liệu thực tế trong kỳ+</m:t>
          </m:r>
          <m:sSup>
            <m:sSupPr>
              <m:ctrlPr>
                <w:rPr>
                  <w:rFonts w:ascii="Cambria Math" w:hAnsi="Cambria Math"/>
                </w:rPr>
              </m:ctrlPr>
            </m:sSupPr>
            <m:e>
              <m:r>
                <w:rPr>
                  <w:rFonts w:ascii="Cambria Math" w:hAnsi="Cambria Math"/>
                </w:rPr>
                <m:t>(</m:t>
              </m:r>
              <m:r>
                <w:rPr>
                  <w:rFonts w:ascii="Cambria Math" w:eastAsia="Cambria Math" w:hAnsi="Cambria Math" w:cs="Cambria Math"/>
                  <w:sz w:val="20"/>
                  <w:szCs w:val="20"/>
                </w:rPr>
                <m:t xml:space="preserve"> </m:t>
              </m:r>
              <m:f>
                <m:fPr>
                  <m:ctrlPr>
                    <w:rPr>
                      <w:rFonts w:ascii="Cambria Math" w:eastAsia="Cambria Math" w:hAnsi="Cambria Math" w:cs="Cambria Math"/>
                      <w:sz w:val="20"/>
                      <w:szCs w:val="20"/>
                    </w:rPr>
                  </m:ctrlPr>
                </m:fPr>
                <m:num>
                  <m:r>
                    <w:rPr>
                      <w:rFonts w:ascii="Cambria Math" w:eastAsia="Cambria Math" w:hAnsi="Cambria Math" w:cs="Cambria Math"/>
                      <w:sz w:val="20"/>
                      <w:szCs w:val="20"/>
                    </w:rPr>
                    <m:t>Số liệu thực tế trong kỳ</m:t>
                  </m:r>
                </m:num>
                <m:den>
                  <m:r>
                    <w:rPr>
                      <w:rFonts w:ascii="Cambria Math" w:eastAsia="Cambria Math" w:hAnsi="Cambria Math" w:cs="Cambria Math"/>
                      <w:sz w:val="20"/>
                      <w:szCs w:val="20"/>
                    </w:rPr>
                    <m:t>Số tháng lấy số liệu thực tế</m:t>
                  </m:r>
                </m:den>
              </m:f>
              <m:r>
                <w:rPr>
                  <w:rFonts w:ascii="Cambria Math" w:eastAsia="Cambria Math" w:hAnsi="Cambria Math" w:cs="Cambria Math"/>
                  <w:sz w:val="20"/>
                  <w:szCs w:val="20"/>
                </w:rPr>
                <m:t xml:space="preserve"> x số tháng ước tính</m:t>
              </m:r>
              <m:r>
                <w:rPr>
                  <w:rFonts w:ascii="Cambria Math" w:hAnsi="Cambria Math"/>
                </w:rPr>
                <m:t>)</m:t>
              </m:r>
            </m:e>
            <m:sup/>
          </m:sSup>
        </m:oMath>
      </m:oMathPara>
    </w:p>
    <w:p w14:paraId="520BD984" w14:textId="77777777" w:rsidR="00C951A0" w:rsidRDefault="00C951A0" w:rsidP="00C951A0">
      <w:pPr>
        <w:spacing w:before="40" w:after="40" w:line="312" w:lineRule="auto"/>
        <w:ind w:firstLine="720"/>
        <w:jc w:val="both"/>
      </w:pPr>
      <w:r>
        <w:rPr>
          <w:b/>
        </w:rPr>
        <w:t>2. Công thức cụ thể</w:t>
      </w:r>
    </w:p>
    <w:p w14:paraId="2BA4712D" w14:textId="77777777" w:rsidR="00C951A0" w:rsidRDefault="00C951A0" w:rsidP="00C951A0">
      <w:pPr>
        <w:spacing w:before="40" w:after="40" w:line="312" w:lineRule="auto"/>
        <w:ind w:firstLine="720"/>
        <w:jc w:val="both"/>
        <w:rPr>
          <w:b/>
        </w:rPr>
      </w:pPr>
      <w:r>
        <w:rPr>
          <w:b/>
          <w:i/>
        </w:rPr>
        <w:t>2.1. Với kỳ báo cáo sơ bộ 06 tháng</w:t>
      </w:r>
    </w:p>
    <w:p w14:paraId="5E96851E" w14:textId="4D8B3F9A" w:rsidR="00C951A0" w:rsidRDefault="00C951A0" w:rsidP="00C951A0">
      <w:pPr>
        <w:spacing w:before="40" w:after="40" w:line="312" w:lineRule="auto"/>
        <w:ind w:firstLine="720"/>
        <w:jc w:val="both"/>
      </w:pPr>
      <w:r>
        <w:t xml:space="preserve">Số liệu sơ bộ 06 tháng </w:t>
      </w:r>
      <w:r>
        <w:rPr>
          <w:i/>
        </w:rPr>
        <w:t xml:space="preserve">(có số liệu thực tế từ ngày 01/01 đến hết ngày </w:t>
      </w:r>
      <w:r w:rsidR="00E6324C">
        <w:rPr>
          <w:i/>
        </w:rPr>
        <w:t>31</w:t>
      </w:r>
      <w:r>
        <w:rPr>
          <w:i/>
        </w:rPr>
        <w:t>/</w:t>
      </w:r>
      <w:r w:rsidR="00E6324C">
        <w:rPr>
          <w:i/>
        </w:rPr>
        <w:t>5</w:t>
      </w:r>
      <w:r>
        <w:rPr>
          <w:i/>
        </w:rPr>
        <w:t xml:space="preserve">) </w:t>
      </w:r>
      <w:r>
        <w:t>được xác định theo công thức cụ thể như sau:</w:t>
      </w:r>
    </w:p>
    <w:p w14:paraId="4F7DAB76" w14:textId="1D1246E2" w:rsidR="00C951A0" w:rsidRDefault="00C951A0" w:rsidP="00C951A0">
      <w:pPr>
        <w:jc w:val="center"/>
      </w:pPr>
      <w:bookmarkStart w:id="31" w:name="_heading=h.d9dhwe89ie0z" w:colFirst="0" w:colLast="0"/>
      <w:bookmarkEnd w:id="31"/>
      <m:oMathPara>
        <m:oMath>
          <m:r>
            <w:rPr>
              <w:rFonts w:ascii="Cambria Math" w:eastAsia="Cambria Math" w:hAnsi="Cambria Math" w:cs="Cambria Math"/>
              <w:sz w:val="14"/>
              <w:szCs w:val="14"/>
            </w:rPr>
            <m:t>Số liệu sơ bộ 06 tháng= Số liệu thực tế từ ngày 01/01 đến hết ngày 31/5+</m:t>
          </m:r>
          <m:sSup>
            <m:sSupPr>
              <m:ctrlPr>
                <w:rPr>
                  <w:rFonts w:ascii="Cambria Math" w:hAnsi="Cambria Math"/>
                </w:rPr>
              </m:ctrlPr>
            </m:sSupPr>
            <m:e>
              <m:r>
                <w:rPr>
                  <w:rFonts w:ascii="Cambria Math" w:hAnsi="Cambria Math"/>
                </w:rPr>
                <m:t>(</m:t>
              </m:r>
              <m:r>
                <w:rPr>
                  <w:rFonts w:ascii="Cambria Math" w:eastAsia="Cambria Math" w:hAnsi="Cambria Math" w:cs="Cambria Math"/>
                  <w:sz w:val="14"/>
                  <w:szCs w:val="14"/>
                </w:rPr>
                <m:t xml:space="preserve"> </m:t>
              </m:r>
              <m:f>
                <m:fPr>
                  <m:ctrlPr>
                    <w:rPr>
                      <w:rFonts w:ascii="Cambria Math" w:eastAsia="Cambria Math" w:hAnsi="Cambria Math" w:cs="Cambria Math"/>
                      <w:sz w:val="14"/>
                      <w:szCs w:val="14"/>
                    </w:rPr>
                  </m:ctrlPr>
                </m:fPr>
                <m:num>
                  <m:r>
                    <w:rPr>
                      <w:rFonts w:ascii="Cambria Math" w:eastAsia="Cambria Math" w:hAnsi="Cambria Math" w:cs="Cambria Math"/>
                      <w:sz w:val="14"/>
                      <w:szCs w:val="14"/>
                    </w:rPr>
                    <m:t>Số liệu thực tế từ ngày 01/01 đến hết ngày 31/5</m:t>
                  </m:r>
                </m:num>
                <m:den>
                  <m:r>
                    <w:rPr>
                      <w:rFonts w:ascii="Cambria Math" w:eastAsia="Cambria Math" w:hAnsi="Cambria Math" w:cs="Cambria Math"/>
                      <w:sz w:val="14"/>
                      <w:szCs w:val="14"/>
                    </w:rPr>
                    <m:t>5 (tháng)</m:t>
                  </m:r>
                </m:den>
              </m:f>
              <m:r>
                <w:rPr>
                  <w:rFonts w:ascii="Cambria Math" w:eastAsia="Cambria Math" w:hAnsi="Cambria Math" w:cs="Cambria Math"/>
                  <w:sz w:val="14"/>
                  <w:szCs w:val="14"/>
                </w:rPr>
                <m:t xml:space="preserve"> x 01 (tháng)</m:t>
              </m:r>
              <m:r>
                <w:rPr>
                  <w:rFonts w:ascii="Cambria Math" w:hAnsi="Cambria Math"/>
                </w:rPr>
                <m:t>)</m:t>
              </m:r>
            </m:e>
            <m:sup/>
          </m:sSup>
        </m:oMath>
      </m:oMathPara>
    </w:p>
    <w:p w14:paraId="4325DEC1" w14:textId="21CFAD7B" w:rsidR="00C951A0" w:rsidRDefault="00C951A0" w:rsidP="00C951A0">
      <w:pPr>
        <w:spacing w:before="40" w:after="40" w:line="312" w:lineRule="auto"/>
        <w:ind w:firstLine="720"/>
        <w:jc w:val="both"/>
        <w:rPr>
          <w:sz w:val="40"/>
          <w:szCs w:val="40"/>
        </w:rPr>
      </w:pPr>
      <w:r>
        <w:rPr>
          <w:b/>
        </w:rPr>
        <w:t>Ví dụ</w:t>
      </w:r>
      <w:r>
        <w:t xml:space="preserve">: Tổng số các trường hợp đăng ký khai sinh mới tại xã A từ ngày 01/01 đến hết ngày </w:t>
      </w:r>
      <w:r w:rsidR="00D8293B">
        <w:t>31</w:t>
      </w:r>
      <w:r>
        <w:t>/</w:t>
      </w:r>
      <w:r w:rsidR="00D8293B">
        <w:t xml:space="preserve">5 </w:t>
      </w:r>
      <w:r>
        <w:t>trong năm 2025 là 550 trường hợp. Vậy số</w:t>
      </w:r>
      <w:r w:rsidR="00E66576">
        <w:t xml:space="preserve"> liệu ước tính</w:t>
      </w:r>
      <w:r>
        <w:t xml:space="preserve"> đăng ký khai sinh</w:t>
      </w:r>
      <w:r w:rsidR="00E66576">
        <w:t xml:space="preserve"> kỳ báo cáo</w:t>
      </w:r>
      <w:r>
        <w:t xml:space="preserve"> sơ bộ 06 tháng là:</w:t>
      </w:r>
    </w:p>
    <w:p w14:paraId="1EDF68F5" w14:textId="7BD3634D" w:rsidR="00C951A0" w:rsidRDefault="00C951A0" w:rsidP="00C951A0">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550 (trường hợp)+</m:t>
          </m:r>
          <m:sSup>
            <m:sSupPr>
              <m:ctrlPr>
                <w:rPr>
                  <w:rFonts w:ascii="Cambria Math" w:eastAsia="Cambria Math" w:hAnsi="Cambria Math" w:cs="Cambria Math"/>
                  <w:sz w:val="22"/>
                  <w:szCs w:val="22"/>
                </w:rPr>
              </m:ctrlPr>
            </m:sSupPr>
            <m:e>
              <m:r>
                <w:rPr>
                  <w:rFonts w:ascii="Cambria Math" w:hAnsi="Cambria Math"/>
                </w:rPr>
                <m:t>(</m:t>
              </m:r>
              <m:r>
                <w:rPr>
                  <w:rFonts w:ascii="Cambria Math" w:eastAsia="Cambria Math" w:hAnsi="Cambria Math" w:cs="Cambria Math"/>
                  <w:sz w:val="22"/>
                  <w:szCs w:val="22"/>
                </w:rPr>
                <m:t xml:space="preserve"> </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550 (trường hợp)</m:t>
                  </m:r>
                </m:num>
                <m:den>
                  <m:r>
                    <w:rPr>
                      <w:rFonts w:ascii="Cambria Math" w:eastAsia="Cambria Math" w:hAnsi="Cambria Math" w:cs="Cambria Math"/>
                      <w:sz w:val="22"/>
                      <w:szCs w:val="22"/>
                    </w:rPr>
                    <m:t>5 (tháng)</m:t>
                  </m:r>
                </m:den>
              </m:f>
              <m:r>
                <w:rPr>
                  <w:rFonts w:ascii="Cambria Math" w:eastAsia="Cambria Math" w:hAnsi="Cambria Math" w:cs="Cambria Math"/>
                  <w:sz w:val="22"/>
                  <w:szCs w:val="22"/>
                </w:rPr>
                <m:t xml:space="preserve"> x (01 tháng)</m:t>
              </m:r>
              <m:r>
                <w:rPr>
                  <w:rFonts w:ascii="Cambria Math" w:hAnsi="Cambria Math"/>
                </w:rPr>
                <m:t>)</m:t>
              </m:r>
              <m:r>
                <w:rPr>
                  <w:rFonts w:ascii="Cambria Math" w:eastAsia="Cambria Math" w:hAnsi="Cambria Math" w:cs="Cambria Math"/>
                  <w:sz w:val="22"/>
                  <w:szCs w:val="22"/>
                </w:rPr>
                <m:t>=660 (trường hợp)</m:t>
              </m:r>
            </m:e>
            <m:sup/>
          </m:sSup>
        </m:oMath>
      </m:oMathPara>
    </w:p>
    <w:p w14:paraId="7BCA467B" w14:textId="77777777" w:rsidR="00C951A0" w:rsidRDefault="00C951A0" w:rsidP="00C951A0">
      <w:pPr>
        <w:spacing w:before="40" w:after="40" w:line="312" w:lineRule="auto"/>
        <w:ind w:firstLine="720"/>
        <w:jc w:val="both"/>
        <w:rPr>
          <w:b/>
        </w:rPr>
      </w:pPr>
      <w:r>
        <w:rPr>
          <w:b/>
        </w:rPr>
        <w:t xml:space="preserve"> </w:t>
      </w:r>
      <w:r>
        <w:rPr>
          <w:b/>
          <w:i/>
        </w:rPr>
        <w:t>2.2. Với kỳ báo cáo sơ bộ năm</w:t>
      </w:r>
    </w:p>
    <w:p w14:paraId="19FEE7D4" w14:textId="6EA7AA23" w:rsidR="00C951A0" w:rsidRDefault="00C951A0" w:rsidP="00C951A0">
      <w:pPr>
        <w:spacing w:before="40" w:after="40" w:line="312" w:lineRule="auto"/>
        <w:ind w:firstLine="720"/>
        <w:jc w:val="both"/>
      </w:pPr>
      <w:r>
        <w:t>Số liệu sơ bộ năm</w:t>
      </w:r>
      <w:r>
        <w:rPr>
          <w:i/>
        </w:rPr>
        <w:t xml:space="preserve"> (có số liệu thực tế từ ngày 01/01 đến hết ngày </w:t>
      </w:r>
      <w:r w:rsidR="00446C6C">
        <w:rPr>
          <w:i/>
        </w:rPr>
        <w:t>31</w:t>
      </w:r>
      <w:r>
        <w:rPr>
          <w:i/>
        </w:rPr>
        <w:t>/</w:t>
      </w:r>
      <w:r w:rsidR="00446C6C">
        <w:rPr>
          <w:i/>
        </w:rPr>
        <w:t>10</w:t>
      </w:r>
      <w:r>
        <w:rPr>
          <w:i/>
        </w:rPr>
        <w:t>)</w:t>
      </w:r>
      <w:r>
        <w:t xml:space="preserve"> được xác định theo </w:t>
      </w:r>
      <w:r w:rsidR="00862F21">
        <w:t>c</w:t>
      </w:r>
      <w:r>
        <w:t xml:space="preserve">ông thức cụ thể như sau: </w:t>
      </w:r>
    </w:p>
    <w:p w14:paraId="00552486" w14:textId="77777777" w:rsidR="006A4D29" w:rsidRDefault="006A4D29" w:rsidP="006A4D29">
      <m:oMathPara>
        <m:oMath>
          <m:r>
            <w:rPr>
              <w:rFonts w:ascii="Cambria Math" w:eastAsia="Cambria Math" w:hAnsi="Cambria Math" w:cs="Cambria Math"/>
              <w:sz w:val="14"/>
              <w:szCs w:val="14"/>
            </w:rPr>
            <m:t>Số liệu sơ bộ năm= Số liệu thực tế từ ngày 01/01 đến hết ngày 31/10+</m:t>
          </m:r>
          <m:sSup>
            <m:sSupPr>
              <m:ctrlPr>
                <w:rPr>
                  <w:rFonts w:ascii="Cambria Math" w:hAnsi="Cambria Math"/>
                </w:rPr>
              </m:ctrlPr>
            </m:sSupPr>
            <m:e>
              <m:r>
                <w:rPr>
                  <w:rFonts w:ascii="Cambria Math" w:hAnsi="Cambria Math"/>
                </w:rPr>
                <m:t>(</m:t>
              </m:r>
              <m:r>
                <w:rPr>
                  <w:rFonts w:ascii="Cambria Math" w:eastAsia="Cambria Math" w:hAnsi="Cambria Math" w:cs="Cambria Math"/>
                  <w:sz w:val="14"/>
                  <w:szCs w:val="14"/>
                </w:rPr>
                <m:t xml:space="preserve"> </m:t>
              </m:r>
              <m:f>
                <m:fPr>
                  <m:ctrlPr>
                    <w:rPr>
                      <w:rFonts w:ascii="Cambria Math" w:eastAsia="Cambria Math" w:hAnsi="Cambria Math" w:cs="Cambria Math"/>
                      <w:sz w:val="14"/>
                      <w:szCs w:val="14"/>
                    </w:rPr>
                  </m:ctrlPr>
                </m:fPr>
                <m:num>
                  <m:r>
                    <w:rPr>
                      <w:rFonts w:ascii="Cambria Math" w:eastAsia="Cambria Math" w:hAnsi="Cambria Math" w:cs="Cambria Math"/>
                      <w:sz w:val="14"/>
                      <w:szCs w:val="14"/>
                    </w:rPr>
                    <m:t>Số liệu thực tế từ ngày 01/01 đến hết ngày 31/10</m:t>
                  </m:r>
                </m:num>
                <m:den>
                  <m:r>
                    <w:rPr>
                      <w:rFonts w:ascii="Cambria Math" w:eastAsia="Cambria Math" w:hAnsi="Cambria Math" w:cs="Cambria Math"/>
                      <w:sz w:val="14"/>
                      <w:szCs w:val="14"/>
                    </w:rPr>
                    <m:t>10 (tháng)</m:t>
                  </m:r>
                </m:den>
              </m:f>
              <m:r>
                <w:rPr>
                  <w:rFonts w:ascii="Cambria Math" w:eastAsia="Cambria Math" w:hAnsi="Cambria Math" w:cs="Cambria Math"/>
                  <w:sz w:val="14"/>
                  <w:szCs w:val="14"/>
                </w:rPr>
                <m:t xml:space="preserve"> x 02 (tháng)</m:t>
              </m:r>
              <m:r>
                <w:rPr>
                  <w:rFonts w:ascii="Cambria Math" w:hAnsi="Cambria Math"/>
                </w:rPr>
                <m:t>)</m:t>
              </m:r>
            </m:e>
            <m:sup/>
          </m:sSup>
        </m:oMath>
      </m:oMathPara>
    </w:p>
    <w:p w14:paraId="088BD604" w14:textId="04EC5768" w:rsidR="00C951A0" w:rsidRDefault="00C951A0" w:rsidP="00C951A0">
      <w:pPr>
        <w:spacing w:before="40" w:after="40" w:line="312" w:lineRule="auto"/>
        <w:ind w:firstLine="720"/>
        <w:jc w:val="both"/>
        <w:rPr>
          <w:sz w:val="40"/>
          <w:szCs w:val="40"/>
        </w:rPr>
      </w:pPr>
      <w:bookmarkStart w:id="32" w:name="_heading=h.1h0ac25cr7re" w:colFirst="0" w:colLast="0"/>
      <w:bookmarkEnd w:id="32"/>
      <w:r>
        <w:rPr>
          <w:b/>
        </w:rPr>
        <w:lastRenderedPageBreak/>
        <w:t>Ví dụ</w:t>
      </w:r>
      <w:r>
        <w:t xml:space="preserve">: Tổng số các trường hợp đăng ký khai sinh mới tại xã A từ ngày 01/01 đến hết ngày </w:t>
      </w:r>
      <w:r w:rsidR="00970FB9">
        <w:t>31</w:t>
      </w:r>
      <w:r>
        <w:t>/</w:t>
      </w:r>
      <w:r w:rsidR="00970FB9">
        <w:t xml:space="preserve">10 </w:t>
      </w:r>
      <w:r>
        <w:t>trong năm 2025 là</w:t>
      </w:r>
      <w:r w:rsidR="008C6E86">
        <w:t xml:space="preserve"> </w:t>
      </w:r>
      <w:r w:rsidR="00970FB9">
        <w:t xml:space="preserve">1.000 </w:t>
      </w:r>
      <w:r>
        <w:t xml:space="preserve">trường hợp. Vậy số </w:t>
      </w:r>
      <w:r w:rsidR="00E66576">
        <w:t xml:space="preserve">liệu ước tính </w:t>
      </w:r>
      <w:r>
        <w:t>đăng ký khai sinh</w:t>
      </w:r>
      <w:r w:rsidR="00E66576">
        <w:t xml:space="preserve"> kỳ báo cáo</w:t>
      </w:r>
      <w:r>
        <w:t xml:space="preserve"> sơ bộ năm 2025 là:</w:t>
      </w:r>
    </w:p>
    <w:p w14:paraId="779E0B86" w14:textId="7357F546" w:rsidR="00C951A0" w:rsidRDefault="008C6E86" w:rsidP="00C951A0">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1.000 (trường hợp)+</m:t>
          </m:r>
          <m:sSup>
            <m:sSupPr>
              <m:ctrlPr>
                <w:rPr>
                  <w:rFonts w:ascii="Cambria Math" w:eastAsia="Cambria Math" w:hAnsi="Cambria Math" w:cs="Cambria Math"/>
                  <w:sz w:val="22"/>
                  <w:szCs w:val="22"/>
                </w:rPr>
              </m:ctrlPr>
            </m:sSupPr>
            <m:e>
              <m:r>
                <w:rPr>
                  <w:rFonts w:ascii="Cambria Math" w:hAnsi="Cambria Math"/>
                </w:rPr>
                <m:t>(</m:t>
              </m:r>
              <m:r>
                <w:rPr>
                  <w:rFonts w:ascii="Cambria Math" w:eastAsia="Cambria Math" w:hAnsi="Cambria Math" w:cs="Cambria Math"/>
                  <w:sz w:val="22"/>
                  <w:szCs w:val="22"/>
                </w:rPr>
                <m:t xml:space="preserve"> </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 xml:space="preserve">1.000 </m:t>
                  </m:r>
                  <m:d>
                    <m:dPr>
                      <m:ctrlPr>
                        <w:rPr>
                          <w:rFonts w:ascii="Cambria Math" w:eastAsia="Cambria Math" w:hAnsi="Cambria Math" w:cs="Cambria Math"/>
                          <w:i/>
                          <w:sz w:val="22"/>
                          <w:szCs w:val="22"/>
                        </w:rPr>
                      </m:ctrlPr>
                    </m:dPr>
                    <m:e>
                      <m:r>
                        <w:rPr>
                          <w:rFonts w:ascii="Cambria Math" w:eastAsia="Cambria Math" w:hAnsi="Cambria Math" w:cs="Cambria Math"/>
                          <w:sz w:val="22"/>
                          <w:szCs w:val="22"/>
                        </w:rPr>
                        <m:t>trường hợp</m:t>
                      </m:r>
                    </m:e>
                  </m:d>
                </m:num>
                <m:den>
                  <m:r>
                    <w:rPr>
                      <w:rFonts w:ascii="Cambria Math" w:eastAsia="Cambria Math" w:hAnsi="Cambria Math" w:cs="Cambria Math"/>
                      <w:sz w:val="22"/>
                      <w:szCs w:val="22"/>
                    </w:rPr>
                    <m:t xml:space="preserve">10 </m:t>
                  </m:r>
                  <m:d>
                    <m:dPr>
                      <m:ctrlPr>
                        <w:rPr>
                          <w:rFonts w:ascii="Cambria Math" w:eastAsia="Cambria Math" w:hAnsi="Cambria Math" w:cs="Cambria Math"/>
                          <w:i/>
                          <w:sz w:val="22"/>
                          <w:szCs w:val="22"/>
                        </w:rPr>
                      </m:ctrlPr>
                    </m:dPr>
                    <m:e>
                      <m:r>
                        <w:rPr>
                          <w:rFonts w:ascii="Cambria Math" w:eastAsia="Cambria Math" w:hAnsi="Cambria Math" w:cs="Cambria Math"/>
                          <w:sz w:val="22"/>
                          <w:szCs w:val="22"/>
                        </w:rPr>
                        <m:t>tháng</m:t>
                      </m:r>
                    </m:e>
                  </m:d>
                </m:den>
              </m:f>
              <m:r>
                <w:rPr>
                  <w:rFonts w:ascii="Cambria Math" w:eastAsia="Cambria Math" w:hAnsi="Cambria Math" w:cs="Cambria Math"/>
                  <w:sz w:val="22"/>
                  <w:szCs w:val="22"/>
                </w:rPr>
                <m:t xml:space="preserve"> x 02 (tháng)</m:t>
              </m:r>
              <m:r>
                <w:rPr>
                  <w:rFonts w:ascii="Cambria Math" w:hAnsi="Cambria Math"/>
                </w:rPr>
                <m:t>)</m:t>
              </m:r>
              <m:r>
                <w:rPr>
                  <w:rFonts w:ascii="Cambria Math" w:eastAsia="Cambria Math" w:hAnsi="Cambria Math" w:cs="Cambria Math"/>
                  <w:sz w:val="22"/>
                  <w:szCs w:val="22"/>
                </w:rPr>
                <m:t>=1.200 (trường hợp)</m:t>
              </m:r>
            </m:e>
            <m:sup/>
          </m:sSup>
        </m:oMath>
      </m:oMathPara>
    </w:p>
    <w:p w14:paraId="052D1D1A" w14:textId="77777777" w:rsidR="00C951A0" w:rsidRDefault="00C951A0" w:rsidP="00C951A0">
      <w:pPr>
        <w:spacing w:before="40" w:after="40" w:line="312" w:lineRule="auto"/>
        <w:ind w:firstLine="720"/>
        <w:jc w:val="both"/>
      </w:pPr>
      <w:r>
        <w:rPr>
          <w:b/>
        </w:rPr>
        <w:t xml:space="preserve">II. Kết hợp phương pháp bình quân số học giản đơn với thực tiễn, đặc thù quản lý nhà nước trong từng lĩnh vực được thống kê </w:t>
      </w:r>
    </w:p>
    <w:p w14:paraId="2EC22704" w14:textId="77777777" w:rsidR="00C951A0" w:rsidRDefault="00C951A0" w:rsidP="00C951A0">
      <w:pPr>
        <w:spacing w:before="40" w:after="40" w:line="312" w:lineRule="auto"/>
        <w:ind w:firstLine="720"/>
        <w:jc w:val="both"/>
      </w:pPr>
      <w:r>
        <w:t xml:space="preserve">Số liệu thống kê là yếu tố động, gắn với thực tiễn nên trong một số lĩnh vực cụ thể, khi ước tính cần chú ý đến yếu tố thực tiễn, đặc thù quản lý nhà nước trong lĩnh vực thống kê được ước tính. </w:t>
      </w:r>
    </w:p>
    <w:p w14:paraId="695FA39C" w14:textId="77777777" w:rsidR="00C951A0" w:rsidRDefault="00C951A0" w:rsidP="00C951A0">
      <w:pPr>
        <w:spacing w:before="40" w:after="40" w:line="312" w:lineRule="auto"/>
        <w:ind w:firstLine="720"/>
        <w:jc w:val="both"/>
      </w:pPr>
      <w:r>
        <w:rPr>
          <w:b/>
        </w:rPr>
        <w:t>III. Cách ghi số liệu thực tế, số liệu ước tính</w:t>
      </w:r>
    </w:p>
    <w:p w14:paraId="504192FF" w14:textId="77777777" w:rsidR="00C951A0" w:rsidRDefault="00C951A0" w:rsidP="00C951A0">
      <w:pPr>
        <w:spacing w:before="40" w:after="40" w:line="312" w:lineRule="auto"/>
        <w:ind w:firstLine="720"/>
        <w:jc w:val="both"/>
      </w:pPr>
      <w:r>
        <w:t>Các đơn vị báo cáo (Sở Tư pháp, các Bộ, cơ quan ngang Bộ, cơ quan thuộc Chính phủ và các đơn vị thuộc Bộ Tư pháp), khi gửi báo cáo về Bộ Tư pháp chỉ báo cáo số liệu thực tế trong các kỳ báo cáo. Cục Kế hoạch - Tài chính, Bộ Tư pháp chủ động ước tính trên phạm vi cả nước.</w:t>
      </w:r>
    </w:p>
    <w:p w14:paraId="7EB12975" w14:textId="77777777" w:rsidR="00C951A0" w:rsidRDefault="00C951A0" w:rsidP="00C951A0">
      <w:pPr>
        <w:spacing w:before="40" w:after="40" w:line="312" w:lineRule="auto"/>
        <w:ind w:firstLine="720"/>
        <w:jc w:val="both"/>
      </w:pPr>
      <w:r>
        <w:t>Quy tắc làm tròn số đối với số liệu ước tính: Trường hợp các số liệu tính toán có phần số thập phân từ 0,5 trở lên thì làm tròn nguyên số lên; nếu phần số phân nhỏ hơn 0,5 thì làm tròn nguyên số.</w:t>
      </w:r>
    </w:p>
    <w:p w14:paraId="3BD2C0A3" w14:textId="65E96F9A" w:rsidR="00C00936" w:rsidRDefault="00C951A0" w:rsidP="00F72FE7">
      <w:pPr>
        <w:spacing w:before="40" w:after="40" w:line="312" w:lineRule="auto"/>
        <w:ind w:firstLine="720"/>
        <w:rPr>
          <w:b/>
          <w:sz w:val="26"/>
          <w:szCs w:val="26"/>
          <w:highlight w:val="white"/>
        </w:rPr>
        <w:sectPr w:rsidR="00C00936" w:rsidSect="00BC6CC5">
          <w:pgSz w:w="11907" w:h="16840"/>
          <w:pgMar w:top="1134" w:right="1134" w:bottom="1134" w:left="1701" w:header="720" w:footer="720" w:gutter="0"/>
          <w:pgNumType w:start="1"/>
          <w:cols w:space="720"/>
          <w:titlePg/>
        </w:sectPr>
      </w:pPr>
      <w:r>
        <w:rPr>
          <w:b/>
        </w:rPr>
        <w:t>Ví dụ:</w:t>
      </w:r>
      <w:r>
        <w:t xml:space="preserve"> Đối với số 3.217,56 thì làm tròn lên là 3.218. Đối với số 3.217</w:t>
      </w:r>
      <w:r w:rsidR="00F72FE7">
        <w:t>,35 thì làm tròn xuống là 3.217.</w:t>
      </w:r>
    </w:p>
    <w:tbl>
      <w:tblPr>
        <w:tblStyle w:val="a3"/>
        <w:tblW w:w="14216" w:type="dxa"/>
        <w:tblInd w:w="-216" w:type="dxa"/>
        <w:tblLayout w:type="fixed"/>
        <w:tblLook w:val="0000" w:firstRow="0" w:lastRow="0" w:firstColumn="0" w:lastColumn="0" w:noHBand="0" w:noVBand="0"/>
      </w:tblPr>
      <w:tblGrid>
        <w:gridCol w:w="7837"/>
        <w:gridCol w:w="6379"/>
      </w:tblGrid>
      <w:tr w:rsidR="001B708C" w14:paraId="6D8D3E61" w14:textId="77777777" w:rsidTr="00883461">
        <w:trPr>
          <w:trHeight w:val="860"/>
        </w:trPr>
        <w:tc>
          <w:tcPr>
            <w:tcW w:w="7837" w:type="dxa"/>
          </w:tcPr>
          <w:p w14:paraId="1857D578" w14:textId="4ACD2A0B" w:rsidR="001B708C" w:rsidRDefault="001B708C" w:rsidP="0015467F">
            <w:pPr>
              <w:jc w:val="center"/>
              <w:rPr>
                <w:sz w:val="26"/>
                <w:szCs w:val="26"/>
                <w:highlight w:val="white"/>
              </w:rPr>
            </w:pPr>
            <w:r>
              <w:rPr>
                <w:b/>
                <w:noProof/>
                <w:sz w:val="26"/>
                <w:szCs w:val="26"/>
                <w:lang w:val="en-US"/>
              </w:rPr>
              <w:lastRenderedPageBreak/>
              <mc:AlternateContent>
                <mc:Choice Requires="wps">
                  <w:drawing>
                    <wp:anchor distT="0" distB="0" distL="114300" distR="114300" simplePos="0" relativeHeight="251657216" behindDoc="0" locked="0" layoutInCell="1" allowOverlap="1" wp14:anchorId="5210B4D2" wp14:editId="6F3D2835">
                      <wp:simplePos x="0" y="0"/>
                      <wp:positionH relativeFrom="column">
                        <wp:posOffset>2055602</wp:posOffset>
                      </wp:positionH>
                      <wp:positionV relativeFrom="paragraph">
                        <wp:posOffset>239611</wp:posOffset>
                      </wp:positionV>
                      <wp:extent cx="638175" cy="0"/>
                      <wp:effectExtent l="0" t="0" r="28575" b="19050"/>
                      <wp:wrapNone/>
                      <wp:docPr id="1" name="Straight Connector 1"/>
                      <wp:cNvGraphicFramePr/>
                      <a:graphic xmlns:a="http://schemas.openxmlformats.org/drawingml/2006/main">
                        <a:graphicData uri="http://schemas.microsoft.com/office/word/2010/wordprocessingShape">
                          <wps:wsp>
                            <wps:cNvCnPr/>
                            <wps:spPr>
                              <a:xfrm flipV="1">
                                <a:off x="0" y="0"/>
                                <a:ext cx="638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B7A33E" id="Straight Connector 1"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85pt,18.85pt" to="212.1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" strokecolor="black [3040]"/>
                  </w:pict>
                </mc:Fallback>
              </mc:AlternateContent>
            </w:r>
            <w:r>
              <w:rPr>
                <w:b/>
                <w:sz w:val="26"/>
                <w:szCs w:val="26"/>
                <w:highlight w:val="white"/>
              </w:rPr>
              <w:t>BỘ TƯ PHÁP</w:t>
            </w:r>
          </w:p>
        </w:tc>
        <w:tc>
          <w:tcPr>
            <w:tcW w:w="6379" w:type="dxa"/>
          </w:tcPr>
          <w:p w14:paraId="7CA5134A" w14:textId="77777777" w:rsidR="001B708C" w:rsidRDefault="001B708C" w:rsidP="0015467F">
            <w:pPr>
              <w:jc w:val="center"/>
              <w:rPr>
                <w:sz w:val="26"/>
                <w:szCs w:val="26"/>
                <w:highlight w:val="white"/>
              </w:rPr>
            </w:pPr>
            <w:r>
              <w:rPr>
                <w:b/>
                <w:sz w:val="26"/>
                <w:szCs w:val="26"/>
                <w:highlight w:val="white"/>
              </w:rPr>
              <w:t>CỘNG HOÀ XÃ HỘI CHỦ NGHĨA VIỆT NAM</w:t>
            </w:r>
          </w:p>
          <w:p w14:paraId="63E1EEA6" w14:textId="75287172" w:rsidR="001B708C" w:rsidRDefault="001B708C" w:rsidP="0015467F">
            <w:pPr>
              <w:jc w:val="center"/>
              <w:rPr>
                <w:highlight w:val="white"/>
              </w:rPr>
            </w:pPr>
            <w:r>
              <w:rPr>
                <w:b/>
                <w:noProof/>
                <w:lang w:val="en-US"/>
              </w:rPr>
              <mc:AlternateContent>
                <mc:Choice Requires="wps">
                  <w:drawing>
                    <wp:anchor distT="0" distB="0" distL="114300" distR="114300" simplePos="0" relativeHeight="251662336" behindDoc="0" locked="0" layoutInCell="1" allowOverlap="1" wp14:anchorId="38B92681" wp14:editId="183C6C59">
                      <wp:simplePos x="0" y="0"/>
                      <wp:positionH relativeFrom="column">
                        <wp:posOffset>840105</wp:posOffset>
                      </wp:positionH>
                      <wp:positionV relativeFrom="paragraph">
                        <wp:posOffset>219710</wp:posOffset>
                      </wp:positionV>
                      <wp:extent cx="20574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0574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D30AD0"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6.15pt,17.3pt" to="228.1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" strokecolor="black [3040]"/>
                  </w:pict>
                </mc:Fallback>
              </mc:AlternateContent>
            </w:r>
            <w:r>
              <w:rPr>
                <w:b/>
                <w:highlight w:val="white"/>
              </w:rPr>
              <w:t>Độc lập - Tự do - Hạnh phúc</w:t>
            </w:r>
          </w:p>
        </w:tc>
      </w:tr>
    </w:tbl>
    <w:p w14:paraId="5E9EF48A" w14:textId="77777777" w:rsidR="001B708C" w:rsidRDefault="001B708C"/>
    <w:p w14:paraId="13184227" w14:textId="77777777" w:rsidR="001B708C" w:rsidRDefault="001B708C"/>
    <w:p w14:paraId="24AE9ADA" w14:textId="05B47D7A" w:rsidR="00DC19B8" w:rsidRPr="0015467F" w:rsidRDefault="001B708C" w:rsidP="0015467F">
      <w:pPr>
        <w:jc w:val="center"/>
        <w:rPr>
          <w:b/>
        </w:rPr>
      </w:pPr>
      <w:r w:rsidRPr="0015467F">
        <w:rPr>
          <w:b/>
        </w:rPr>
        <w:t>P</w:t>
      </w:r>
      <w:r w:rsidR="004F028E" w:rsidRPr="0015467F">
        <w:rPr>
          <w:b/>
        </w:rPr>
        <w:t xml:space="preserve">hụ lục </w:t>
      </w:r>
      <w:r w:rsidRPr="0015467F">
        <w:rPr>
          <w:b/>
        </w:rPr>
        <w:t>IV</w:t>
      </w:r>
    </w:p>
    <w:p w14:paraId="59775803" w14:textId="0E0FCC8E" w:rsidR="001B708C" w:rsidRDefault="001B708C" w:rsidP="0015467F">
      <w:pPr>
        <w:spacing w:before="120"/>
        <w:jc w:val="center"/>
      </w:pPr>
      <w:r w:rsidRPr="0015467F">
        <w:rPr>
          <w:b/>
        </w:rPr>
        <w:t xml:space="preserve">HỆ THỐNG BIỂU MẪU BÁO CÁO THỐNG KÊ </w:t>
      </w:r>
      <w:r w:rsidRPr="0015467F">
        <w:rPr>
          <w:b/>
          <w:highlight w:val="white"/>
        </w:rPr>
        <w:t>VÀ</w:t>
      </w:r>
      <w:r>
        <w:rPr>
          <w:b/>
          <w:highlight w:val="white"/>
        </w:rPr>
        <w:t xml:space="preserve"> </w:t>
      </w:r>
      <w:r w:rsidRPr="0015467F">
        <w:rPr>
          <w:b/>
          <w:highlight w:val="white"/>
        </w:rPr>
        <w:t>GIẢI THÍCH BIỂU MẪU</w:t>
      </w:r>
    </w:p>
    <w:p w14:paraId="52785B7B" w14:textId="08500B45" w:rsidR="001B708C" w:rsidRPr="0015467F" w:rsidRDefault="001B708C" w:rsidP="0015467F">
      <w:pPr>
        <w:spacing w:before="120"/>
        <w:jc w:val="center"/>
        <w:rPr>
          <w:i/>
          <w:highlight w:val="white"/>
        </w:rPr>
      </w:pPr>
      <w:r w:rsidRPr="0015467F">
        <w:rPr>
          <w:i/>
        </w:rPr>
        <w:t xml:space="preserve">(Ban hành kèm theo Thông tư số </w:t>
      </w:r>
      <w:r w:rsidR="0059393A">
        <w:rPr>
          <w:i/>
        </w:rPr>
        <w:t>17</w:t>
      </w:r>
      <w:r w:rsidRPr="0015467F">
        <w:rPr>
          <w:i/>
        </w:rPr>
        <w:t xml:space="preserve">/2025/TT-BTP quy định </w:t>
      </w:r>
      <w:r w:rsidR="00A10C10">
        <w:rPr>
          <w:i/>
        </w:rPr>
        <w:t>Chế độ báo cáo</w:t>
      </w:r>
      <w:r w:rsidRPr="0015467F">
        <w:rPr>
          <w:i/>
        </w:rPr>
        <w:t xml:space="preserve"> thống kê ngành Tư pháp)</w:t>
      </w:r>
    </w:p>
    <w:p w14:paraId="6E5A6934" w14:textId="77777777" w:rsidR="00DC19B8" w:rsidRDefault="00DC19B8">
      <w:pPr>
        <w:rPr>
          <w:highlight w:val="white"/>
        </w:rPr>
      </w:pPr>
    </w:p>
    <w:p w14:paraId="1D82E2D5" w14:textId="77777777" w:rsidR="00DC19B8" w:rsidRDefault="00BD50CD">
      <w:pPr>
        <w:spacing w:before="120" w:after="120" w:line="264" w:lineRule="auto"/>
        <w:ind w:firstLine="720"/>
        <w:jc w:val="both"/>
        <w:rPr>
          <w:highlight w:val="white"/>
        </w:rPr>
      </w:pPr>
      <w:r>
        <w:rPr>
          <w:highlight w:val="white"/>
        </w:rPr>
        <w:t xml:space="preserve"> </w:t>
      </w:r>
    </w:p>
    <w:p w14:paraId="4144D16E" w14:textId="77777777" w:rsidR="00DC19B8" w:rsidRDefault="00BD50CD">
      <w:pPr>
        <w:shd w:val="clear" w:color="auto" w:fill="FFFFFF"/>
        <w:spacing w:after="120"/>
        <w:ind w:firstLine="720"/>
        <w:jc w:val="both"/>
        <w:rPr>
          <w:highlight w:val="white"/>
        </w:rPr>
      </w:pPr>
      <w:r>
        <w:rPr>
          <w:highlight w:val="white"/>
        </w:rPr>
        <w:t xml:space="preserve">  </w:t>
      </w:r>
    </w:p>
    <w:p w14:paraId="082350D1" w14:textId="77777777" w:rsidR="00DC19B8" w:rsidRDefault="00BD50CD">
      <w:pPr>
        <w:shd w:val="clear" w:color="auto" w:fill="FFFFFF"/>
        <w:spacing w:after="120"/>
        <w:jc w:val="both"/>
        <w:rPr>
          <w:highlight w:val="white"/>
        </w:rPr>
      </w:pPr>
      <w:r>
        <w:rPr>
          <w:highlight w:val="white"/>
        </w:rPr>
        <w:t xml:space="preserve"> </w:t>
      </w:r>
    </w:p>
    <w:p w14:paraId="4DE00BF6" w14:textId="77777777" w:rsidR="00DC19B8" w:rsidRDefault="00DC19B8">
      <w:pPr>
        <w:rPr>
          <w:highlight w:val="white"/>
        </w:rPr>
      </w:pPr>
    </w:p>
    <w:sectPr w:rsidR="00DC19B8" w:rsidSect="00C00936">
      <w:pgSz w:w="16840" w:h="11907" w:orient="landscape"/>
      <w:pgMar w:top="1701" w:right="1134" w:bottom="1134"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E1F87E" w14:textId="77777777" w:rsidR="0033500C" w:rsidRDefault="0033500C">
      <w:r>
        <w:separator/>
      </w:r>
    </w:p>
  </w:endnote>
  <w:endnote w:type="continuationSeparator" w:id="0">
    <w:p w14:paraId="0877EE1F" w14:textId="77777777" w:rsidR="0033500C" w:rsidRDefault="00335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91E937" w14:textId="77777777" w:rsidR="004525EC" w:rsidRDefault="004525EC">
    <w:pPr>
      <w:tabs>
        <w:tab w:val="center" w:pos="4320"/>
        <w:tab w:val="right" w:pos="8640"/>
      </w:tabs>
      <w:ind w:right="360"/>
      <w:rPr>
        <w:color w:val="000000"/>
        <w:sz w:val="2"/>
        <w:szCs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5A4F43" w14:textId="77777777" w:rsidR="0033500C" w:rsidRDefault="0033500C">
      <w:r>
        <w:separator/>
      </w:r>
    </w:p>
  </w:footnote>
  <w:footnote w:type="continuationSeparator" w:id="0">
    <w:p w14:paraId="1FC35315" w14:textId="77777777" w:rsidR="0033500C" w:rsidRDefault="0033500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78ABED" w14:textId="2600E64F" w:rsidR="004525EC" w:rsidRDefault="004525EC">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7B3E20">
      <w:rPr>
        <w:noProof/>
        <w:color w:val="000000"/>
      </w:rPr>
      <w:t>2</w:t>
    </w:r>
    <w:r>
      <w:rPr>
        <w:color w:val="000000"/>
      </w:rPr>
      <w:fldChar w:fldCharType="end"/>
    </w:r>
  </w:p>
  <w:p w14:paraId="676857FF" w14:textId="77777777" w:rsidR="004525EC" w:rsidRDefault="004525EC">
    <w:pPr>
      <w:pBdr>
        <w:top w:val="nil"/>
        <w:left w:val="nil"/>
        <w:bottom w:val="nil"/>
        <w:right w:val="nil"/>
        <w:between w:val="nil"/>
      </w:pBdr>
      <w:tabs>
        <w:tab w:val="center" w:pos="4680"/>
        <w:tab w:val="right" w:pos="9360"/>
      </w:tabs>
      <w:rPr>
        <w:color w:val="000000"/>
      </w:rPr>
    </w:pPr>
  </w:p>
</w:hdr>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ran Tam">
    <w15:presenceInfo w15:providerId="None" w15:userId="Tran Ta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9B8"/>
    <w:rsid w:val="00004D59"/>
    <w:rsid w:val="00012EFF"/>
    <w:rsid w:val="00027747"/>
    <w:rsid w:val="00037946"/>
    <w:rsid w:val="00040CDB"/>
    <w:rsid w:val="0004271B"/>
    <w:rsid w:val="0004562A"/>
    <w:rsid w:val="00067518"/>
    <w:rsid w:val="000735A7"/>
    <w:rsid w:val="0008191D"/>
    <w:rsid w:val="000A06F3"/>
    <w:rsid w:val="000B2756"/>
    <w:rsid w:val="000B4AE3"/>
    <w:rsid w:val="000C1F5D"/>
    <w:rsid w:val="000C2E89"/>
    <w:rsid w:val="000C6F05"/>
    <w:rsid w:val="000D5886"/>
    <w:rsid w:val="000E358D"/>
    <w:rsid w:val="000E590A"/>
    <w:rsid w:val="000F53EB"/>
    <w:rsid w:val="000F716B"/>
    <w:rsid w:val="0010170B"/>
    <w:rsid w:val="00103F90"/>
    <w:rsid w:val="001069CD"/>
    <w:rsid w:val="00106EEF"/>
    <w:rsid w:val="0010772A"/>
    <w:rsid w:val="0013339B"/>
    <w:rsid w:val="00133686"/>
    <w:rsid w:val="00134245"/>
    <w:rsid w:val="00140A27"/>
    <w:rsid w:val="0014289D"/>
    <w:rsid w:val="001441C8"/>
    <w:rsid w:val="00144C26"/>
    <w:rsid w:val="0015467F"/>
    <w:rsid w:val="001550D9"/>
    <w:rsid w:val="001559D2"/>
    <w:rsid w:val="00156372"/>
    <w:rsid w:val="001576E3"/>
    <w:rsid w:val="00163AC4"/>
    <w:rsid w:val="00173666"/>
    <w:rsid w:val="00175AD3"/>
    <w:rsid w:val="0019213B"/>
    <w:rsid w:val="00197397"/>
    <w:rsid w:val="001A4E84"/>
    <w:rsid w:val="001B1906"/>
    <w:rsid w:val="001B34C6"/>
    <w:rsid w:val="001B708C"/>
    <w:rsid w:val="001D0748"/>
    <w:rsid w:val="001E2405"/>
    <w:rsid w:val="001F197F"/>
    <w:rsid w:val="001F2792"/>
    <w:rsid w:val="001F33C0"/>
    <w:rsid w:val="001F3EC8"/>
    <w:rsid w:val="001F6AA3"/>
    <w:rsid w:val="001F759D"/>
    <w:rsid w:val="001F7E6C"/>
    <w:rsid w:val="0020234D"/>
    <w:rsid w:val="0021439C"/>
    <w:rsid w:val="0021440E"/>
    <w:rsid w:val="002160A6"/>
    <w:rsid w:val="00222295"/>
    <w:rsid w:val="00230E5E"/>
    <w:rsid w:val="002313D5"/>
    <w:rsid w:val="00232EE9"/>
    <w:rsid w:val="00252A16"/>
    <w:rsid w:val="00281084"/>
    <w:rsid w:val="00283DA8"/>
    <w:rsid w:val="00295CF4"/>
    <w:rsid w:val="002A38CE"/>
    <w:rsid w:val="002C1A84"/>
    <w:rsid w:val="002C30C8"/>
    <w:rsid w:val="002C32BB"/>
    <w:rsid w:val="002E7A88"/>
    <w:rsid w:val="002F0348"/>
    <w:rsid w:val="00300644"/>
    <w:rsid w:val="00306193"/>
    <w:rsid w:val="00306955"/>
    <w:rsid w:val="00316ECB"/>
    <w:rsid w:val="003209D1"/>
    <w:rsid w:val="003228BD"/>
    <w:rsid w:val="00331005"/>
    <w:rsid w:val="00333CF9"/>
    <w:rsid w:val="0033500C"/>
    <w:rsid w:val="003412CC"/>
    <w:rsid w:val="0035375D"/>
    <w:rsid w:val="003537B7"/>
    <w:rsid w:val="00356BE0"/>
    <w:rsid w:val="00357579"/>
    <w:rsid w:val="00364280"/>
    <w:rsid w:val="00384634"/>
    <w:rsid w:val="00393A95"/>
    <w:rsid w:val="003A5B33"/>
    <w:rsid w:val="003C65AF"/>
    <w:rsid w:val="003D2639"/>
    <w:rsid w:val="003D2DB9"/>
    <w:rsid w:val="003D5FBD"/>
    <w:rsid w:val="003E419B"/>
    <w:rsid w:val="003E71B7"/>
    <w:rsid w:val="003F022A"/>
    <w:rsid w:val="003F6DFE"/>
    <w:rsid w:val="00405E6E"/>
    <w:rsid w:val="0041230D"/>
    <w:rsid w:val="00413ED9"/>
    <w:rsid w:val="0041554A"/>
    <w:rsid w:val="00423D54"/>
    <w:rsid w:val="004455F3"/>
    <w:rsid w:val="00445ECB"/>
    <w:rsid w:val="00446C6C"/>
    <w:rsid w:val="0045015A"/>
    <w:rsid w:val="004525EC"/>
    <w:rsid w:val="00454FA3"/>
    <w:rsid w:val="004556E9"/>
    <w:rsid w:val="00462349"/>
    <w:rsid w:val="00464D09"/>
    <w:rsid w:val="0047323B"/>
    <w:rsid w:val="00476462"/>
    <w:rsid w:val="00484095"/>
    <w:rsid w:val="00491796"/>
    <w:rsid w:val="00495D11"/>
    <w:rsid w:val="004A0900"/>
    <w:rsid w:val="004C6D82"/>
    <w:rsid w:val="004D0F80"/>
    <w:rsid w:val="004D3E0B"/>
    <w:rsid w:val="004D7597"/>
    <w:rsid w:val="004E232C"/>
    <w:rsid w:val="004E2F88"/>
    <w:rsid w:val="004E32D5"/>
    <w:rsid w:val="004E44EF"/>
    <w:rsid w:val="004E5C8C"/>
    <w:rsid w:val="004F028E"/>
    <w:rsid w:val="004F2579"/>
    <w:rsid w:val="004F5594"/>
    <w:rsid w:val="00505004"/>
    <w:rsid w:val="00522021"/>
    <w:rsid w:val="00527B40"/>
    <w:rsid w:val="00536AFB"/>
    <w:rsid w:val="005606B9"/>
    <w:rsid w:val="00561C6E"/>
    <w:rsid w:val="00561E60"/>
    <w:rsid w:val="005678F4"/>
    <w:rsid w:val="00571E3B"/>
    <w:rsid w:val="0057635B"/>
    <w:rsid w:val="00583E6E"/>
    <w:rsid w:val="005874A4"/>
    <w:rsid w:val="00591479"/>
    <w:rsid w:val="00593456"/>
    <w:rsid w:val="0059393A"/>
    <w:rsid w:val="0059704C"/>
    <w:rsid w:val="005A036F"/>
    <w:rsid w:val="005A0B8F"/>
    <w:rsid w:val="005A0FEF"/>
    <w:rsid w:val="005A1FA4"/>
    <w:rsid w:val="005B1EBB"/>
    <w:rsid w:val="005B5E35"/>
    <w:rsid w:val="005C1582"/>
    <w:rsid w:val="005C1899"/>
    <w:rsid w:val="005D262C"/>
    <w:rsid w:val="005E1B45"/>
    <w:rsid w:val="005F3D94"/>
    <w:rsid w:val="005F3FBD"/>
    <w:rsid w:val="006002DD"/>
    <w:rsid w:val="00603F9D"/>
    <w:rsid w:val="00607E41"/>
    <w:rsid w:val="00634300"/>
    <w:rsid w:val="00642B90"/>
    <w:rsid w:val="00647F0F"/>
    <w:rsid w:val="006524C9"/>
    <w:rsid w:val="00654375"/>
    <w:rsid w:val="00655873"/>
    <w:rsid w:val="006701F6"/>
    <w:rsid w:val="00674E3D"/>
    <w:rsid w:val="0069450F"/>
    <w:rsid w:val="006971C9"/>
    <w:rsid w:val="006A3C88"/>
    <w:rsid w:val="006A3DBB"/>
    <w:rsid w:val="006A4D29"/>
    <w:rsid w:val="006B1960"/>
    <w:rsid w:val="006B7BE7"/>
    <w:rsid w:val="006C5065"/>
    <w:rsid w:val="006C77B3"/>
    <w:rsid w:val="006D3676"/>
    <w:rsid w:val="006D3837"/>
    <w:rsid w:val="006E1278"/>
    <w:rsid w:val="006E3516"/>
    <w:rsid w:val="006E4448"/>
    <w:rsid w:val="006E6BC4"/>
    <w:rsid w:val="00703FCB"/>
    <w:rsid w:val="007061B2"/>
    <w:rsid w:val="00711E0A"/>
    <w:rsid w:val="0071729C"/>
    <w:rsid w:val="0071750C"/>
    <w:rsid w:val="007275FB"/>
    <w:rsid w:val="00727C99"/>
    <w:rsid w:val="00730A63"/>
    <w:rsid w:val="00743A45"/>
    <w:rsid w:val="00757C12"/>
    <w:rsid w:val="00777D14"/>
    <w:rsid w:val="00781B36"/>
    <w:rsid w:val="0078240D"/>
    <w:rsid w:val="00790F73"/>
    <w:rsid w:val="007910CD"/>
    <w:rsid w:val="00792B53"/>
    <w:rsid w:val="007958DB"/>
    <w:rsid w:val="007A3606"/>
    <w:rsid w:val="007A5336"/>
    <w:rsid w:val="007A70F6"/>
    <w:rsid w:val="007B2C4E"/>
    <w:rsid w:val="007B2E11"/>
    <w:rsid w:val="007B365A"/>
    <w:rsid w:val="007B3E20"/>
    <w:rsid w:val="007C1F5E"/>
    <w:rsid w:val="007C2994"/>
    <w:rsid w:val="007C3A1E"/>
    <w:rsid w:val="007C7646"/>
    <w:rsid w:val="007D0DB0"/>
    <w:rsid w:val="007D1045"/>
    <w:rsid w:val="007E2CF4"/>
    <w:rsid w:val="007E49F2"/>
    <w:rsid w:val="007F5597"/>
    <w:rsid w:val="00803F62"/>
    <w:rsid w:val="0080601B"/>
    <w:rsid w:val="008137FF"/>
    <w:rsid w:val="008142A3"/>
    <w:rsid w:val="0081708C"/>
    <w:rsid w:val="008357C7"/>
    <w:rsid w:val="008376ED"/>
    <w:rsid w:val="00851D9E"/>
    <w:rsid w:val="00862F21"/>
    <w:rsid w:val="008673F7"/>
    <w:rsid w:val="00871EA8"/>
    <w:rsid w:val="00873295"/>
    <w:rsid w:val="0087567C"/>
    <w:rsid w:val="008802A0"/>
    <w:rsid w:val="00883461"/>
    <w:rsid w:val="008873E4"/>
    <w:rsid w:val="00892D05"/>
    <w:rsid w:val="008A2B5E"/>
    <w:rsid w:val="008C6E86"/>
    <w:rsid w:val="008E41C0"/>
    <w:rsid w:val="008F232F"/>
    <w:rsid w:val="00902042"/>
    <w:rsid w:val="00902370"/>
    <w:rsid w:val="00903B4F"/>
    <w:rsid w:val="00913D6D"/>
    <w:rsid w:val="00913DCE"/>
    <w:rsid w:val="00915B55"/>
    <w:rsid w:val="00920B01"/>
    <w:rsid w:val="009322DE"/>
    <w:rsid w:val="00935EC3"/>
    <w:rsid w:val="00960514"/>
    <w:rsid w:val="00961F8C"/>
    <w:rsid w:val="0096276C"/>
    <w:rsid w:val="00965477"/>
    <w:rsid w:val="009673F3"/>
    <w:rsid w:val="00967C23"/>
    <w:rsid w:val="00970340"/>
    <w:rsid w:val="00970FB9"/>
    <w:rsid w:val="009714F1"/>
    <w:rsid w:val="009733EA"/>
    <w:rsid w:val="00974AC3"/>
    <w:rsid w:val="009938F6"/>
    <w:rsid w:val="00996DDA"/>
    <w:rsid w:val="0099764E"/>
    <w:rsid w:val="009B38B9"/>
    <w:rsid w:val="009B4BDE"/>
    <w:rsid w:val="009C3F28"/>
    <w:rsid w:val="009C7BF9"/>
    <w:rsid w:val="009D21A5"/>
    <w:rsid w:val="009E1857"/>
    <w:rsid w:val="009E2E0F"/>
    <w:rsid w:val="009E354A"/>
    <w:rsid w:val="009E445C"/>
    <w:rsid w:val="009E51F8"/>
    <w:rsid w:val="00A07FE9"/>
    <w:rsid w:val="00A10C10"/>
    <w:rsid w:val="00A15AD5"/>
    <w:rsid w:val="00A25A1D"/>
    <w:rsid w:val="00A26281"/>
    <w:rsid w:val="00A27CA6"/>
    <w:rsid w:val="00A3736D"/>
    <w:rsid w:val="00A40732"/>
    <w:rsid w:val="00A44823"/>
    <w:rsid w:val="00A44C99"/>
    <w:rsid w:val="00A45493"/>
    <w:rsid w:val="00A47410"/>
    <w:rsid w:val="00A51B2A"/>
    <w:rsid w:val="00A610C8"/>
    <w:rsid w:val="00A61D97"/>
    <w:rsid w:val="00A63976"/>
    <w:rsid w:val="00A65712"/>
    <w:rsid w:val="00A73214"/>
    <w:rsid w:val="00A82CB3"/>
    <w:rsid w:val="00A85336"/>
    <w:rsid w:val="00A8718A"/>
    <w:rsid w:val="00A91FF7"/>
    <w:rsid w:val="00A92304"/>
    <w:rsid w:val="00A93DDC"/>
    <w:rsid w:val="00AA2EE0"/>
    <w:rsid w:val="00AA5B8D"/>
    <w:rsid w:val="00AB3198"/>
    <w:rsid w:val="00AC32C0"/>
    <w:rsid w:val="00AC6C66"/>
    <w:rsid w:val="00AD37DD"/>
    <w:rsid w:val="00AD45D5"/>
    <w:rsid w:val="00AE230A"/>
    <w:rsid w:val="00AF31DA"/>
    <w:rsid w:val="00AF5FBD"/>
    <w:rsid w:val="00B06ECA"/>
    <w:rsid w:val="00B10182"/>
    <w:rsid w:val="00B318D4"/>
    <w:rsid w:val="00B34D34"/>
    <w:rsid w:val="00B4112F"/>
    <w:rsid w:val="00B420AD"/>
    <w:rsid w:val="00B440BE"/>
    <w:rsid w:val="00B4761C"/>
    <w:rsid w:val="00B57807"/>
    <w:rsid w:val="00B62BF9"/>
    <w:rsid w:val="00B70526"/>
    <w:rsid w:val="00B77325"/>
    <w:rsid w:val="00B80255"/>
    <w:rsid w:val="00B90484"/>
    <w:rsid w:val="00B91761"/>
    <w:rsid w:val="00B96613"/>
    <w:rsid w:val="00BB3578"/>
    <w:rsid w:val="00BB79F2"/>
    <w:rsid w:val="00BC6CC5"/>
    <w:rsid w:val="00BD35D3"/>
    <w:rsid w:val="00BD50CD"/>
    <w:rsid w:val="00BE0951"/>
    <w:rsid w:val="00BE3158"/>
    <w:rsid w:val="00BE7ECE"/>
    <w:rsid w:val="00BF3980"/>
    <w:rsid w:val="00BF4987"/>
    <w:rsid w:val="00C00936"/>
    <w:rsid w:val="00C12A42"/>
    <w:rsid w:val="00C1695C"/>
    <w:rsid w:val="00C22681"/>
    <w:rsid w:val="00C36FB2"/>
    <w:rsid w:val="00C44544"/>
    <w:rsid w:val="00C4506B"/>
    <w:rsid w:val="00C56330"/>
    <w:rsid w:val="00C62FB8"/>
    <w:rsid w:val="00C63BE2"/>
    <w:rsid w:val="00C711D5"/>
    <w:rsid w:val="00C77144"/>
    <w:rsid w:val="00C82FDA"/>
    <w:rsid w:val="00C83238"/>
    <w:rsid w:val="00C83C69"/>
    <w:rsid w:val="00C94B3B"/>
    <w:rsid w:val="00C951A0"/>
    <w:rsid w:val="00C95F9C"/>
    <w:rsid w:val="00CA1199"/>
    <w:rsid w:val="00CA2565"/>
    <w:rsid w:val="00CB1E17"/>
    <w:rsid w:val="00CC0D61"/>
    <w:rsid w:val="00CC3A7C"/>
    <w:rsid w:val="00CD0855"/>
    <w:rsid w:val="00CD185A"/>
    <w:rsid w:val="00CD18B7"/>
    <w:rsid w:val="00CD3390"/>
    <w:rsid w:val="00CD5B05"/>
    <w:rsid w:val="00CD613A"/>
    <w:rsid w:val="00CD7D2A"/>
    <w:rsid w:val="00CE47A8"/>
    <w:rsid w:val="00D07D5A"/>
    <w:rsid w:val="00D1363A"/>
    <w:rsid w:val="00D24D1D"/>
    <w:rsid w:val="00D46574"/>
    <w:rsid w:val="00D547A2"/>
    <w:rsid w:val="00D61C70"/>
    <w:rsid w:val="00D62831"/>
    <w:rsid w:val="00D63F47"/>
    <w:rsid w:val="00D715F1"/>
    <w:rsid w:val="00D7184C"/>
    <w:rsid w:val="00D72730"/>
    <w:rsid w:val="00D8293B"/>
    <w:rsid w:val="00D82FCF"/>
    <w:rsid w:val="00D93387"/>
    <w:rsid w:val="00DA27F7"/>
    <w:rsid w:val="00DA304C"/>
    <w:rsid w:val="00DB43FE"/>
    <w:rsid w:val="00DC19B8"/>
    <w:rsid w:val="00DC2963"/>
    <w:rsid w:val="00DC7AB9"/>
    <w:rsid w:val="00DD1260"/>
    <w:rsid w:val="00DD73AE"/>
    <w:rsid w:val="00DE1537"/>
    <w:rsid w:val="00DE3467"/>
    <w:rsid w:val="00DE7322"/>
    <w:rsid w:val="00DF3945"/>
    <w:rsid w:val="00E01692"/>
    <w:rsid w:val="00E02445"/>
    <w:rsid w:val="00E03C51"/>
    <w:rsid w:val="00E138B6"/>
    <w:rsid w:val="00E20BF8"/>
    <w:rsid w:val="00E22038"/>
    <w:rsid w:val="00E229EC"/>
    <w:rsid w:val="00E229FD"/>
    <w:rsid w:val="00E24E4D"/>
    <w:rsid w:val="00E25F3E"/>
    <w:rsid w:val="00E44B80"/>
    <w:rsid w:val="00E56E36"/>
    <w:rsid w:val="00E602C5"/>
    <w:rsid w:val="00E6175B"/>
    <w:rsid w:val="00E6324C"/>
    <w:rsid w:val="00E632A4"/>
    <w:rsid w:val="00E66576"/>
    <w:rsid w:val="00E73FF1"/>
    <w:rsid w:val="00E76244"/>
    <w:rsid w:val="00E844FC"/>
    <w:rsid w:val="00E91C7F"/>
    <w:rsid w:val="00E9468B"/>
    <w:rsid w:val="00EA2C28"/>
    <w:rsid w:val="00EA5009"/>
    <w:rsid w:val="00EA5940"/>
    <w:rsid w:val="00EB2325"/>
    <w:rsid w:val="00EB3931"/>
    <w:rsid w:val="00EC2B4C"/>
    <w:rsid w:val="00EC2C80"/>
    <w:rsid w:val="00EC7443"/>
    <w:rsid w:val="00ED04C5"/>
    <w:rsid w:val="00EE00D5"/>
    <w:rsid w:val="00EE7BDF"/>
    <w:rsid w:val="00EE7D7F"/>
    <w:rsid w:val="00EF22DC"/>
    <w:rsid w:val="00F0037A"/>
    <w:rsid w:val="00F14186"/>
    <w:rsid w:val="00F176F4"/>
    <w:rsid w:val="00F20CCC"/>
    <w:rsid w:val="00F44BCD"/>
    <w:rsid w:val="00F505E5"/>
    <w:rsid w:val="00F53E42"/>
    <w:rsid w:val="00F64B16"/>
    <w:rsid w:val="00F700F2"/>
    <w:rsid w:val="00F70A54"/>
    <w:rsid w:val="00F716B0"/>
    <w:rsid w:val="00F72FE7"/>
    <w:rsid w:val="00FA1093"/>
    <w:rsid w:val="00FB1693"/>
    <w:rsid w:val="00FB3A70"/>
    <w:rsid w:val="00FB6F24"/>
    <w:rsid w:val="00FB7333"/>
    <w:rsid w:val="00FC202B"/>
    <w:rsid w:val="00FC2267"/>
    <w:rsid w:val="00FD21DF"/>
    <w:rsid w:val="00FD36A6"/>
    <w:rsid w:val="00FE18A3"/>
    <w:rsid w:val="00FF350F"/>
    <w:rsid w:val="00FF4339"/>
    <w:rsid w:val="00FF4DD7"/>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ADAA4"/>
  <w15:docId w15:val="{1A246583-1909-40E1-AECC-9FF726B2A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1Char">
    <w:name w:val="Heading 1 Char"/>
    <w:rPr>
      <w:rFonts w:ascii="Cambria" w:eastAsia="Times New Roman" w:hAnsi="Cambria" w:cs="Times New Roman"/>
      <w:b/>
      <w:bCs/>
      <w:w w:val="100"/>
      <w:kern w:val="32"/>
      <w:position w:val="-1"/>
      <w:sz w:val="32"/>
      <w:szCs w:val="32"/>
      <w:effect w:val="none"/>
      <w:vertAlign w:val="baseline"/>
      <w:cs w:val="0"/>
      <w:em w:val="none"/>
    </w:rPr>
  </w:style>
  <w:style w:type="character" w:customStyle="1" w:styleId="Heading2Char">
    <w:name w:val="Heading 2 Char"/>
    <w:rPr>
      <w:rFonts w:ascii="Cambria" w:eastAsia="Times New Roman" w:hAnsi="Cambria" w:cs="Times New Roman"/>
      <w:b/>
      <w:bCs/>
      <w:i/>
      <w:iCs/>
      <w:w w:val="100"/>
      <w:position w:val="-1"/>
      <w:sz w:val="28"/>
      <w:szCs w:val="28"/>
      <w:effect w:val="none"/>
      <w:vertAlign w:val="baseline"/>
      <w:cs w:val="0"/>
      <w:em w:val="none"/>
    </w:rPr>
  </w:style>
  <w:style w:type="character" w:customStyle="1" w:styleId="Heading3Char">
    <w:name w:val="Heading 3 Char"/>
    <w:rPr>
      <w:rFonts w:ascii="Cambria" w:eastAsia="Times New Roman" w:hAnsi="Cambria" w:cs="Times New Roman"/>
      <w:b/>
      <w:bCs/>
      <w:w w:val="100"/>
      <w:position w:val="-1"/>
      <w:sz w:val="26"/>
      <w:szCs w:val="26"/>
      <w:effect w:val="none"/>
      <w:vertAlign w:val="baseline"/>
      <w:cs w:val="0"/>
      <w:em w:val="none"/>
    </w:rPr>
  </w:style>
  <w:style w:type="character" w:customStyle="1" w:styleId="Heading4Char">
    <w:name w:val="Heading 4 Char"/>
    <w:rPr>
      <w:rFonts w:ascii="Calibri" w:eastAsia="Times New Roman" w:hAnsi="Calibri" w:cs="Times New Roman"/>
      <w:b/>
      <w:bCs/>
      <w:w w:val="100"/>
      <w:position w:val="-1"/>
      <w:sz w:val="28"/>
      <w:szCs w:val="28"/>
      <w:effect w:val="none"/>
      <w:vertAlign w:val="baseline"/>
      <w:cs w:val="0"/>
      <w:em w:val="none"/>
    </w:rPr>
  </w:style>
  <w:style w:type="character" w:customStyle="1" w:styleId="Heading5Char">
    <w:name w:val="Heading 5 Char"/>
    <w:rPr>
      <w:rFonts w:ascii="Calibri" w:eastAsia="Times New Roman" w:hAnsi="Calibri" w:cs="Times New Roman"/>
      <w:b/>
      <w:bCs/>
      <w:i/>
      <w:iCs/>
      <w:w w:val="100"/>
      <w:position w:val="-1"/>
      <w:sz w:val="26"/>
      <w:szCs w:val="26"/>
      <w:effect w:val="none"/>
      <w:vertAlign w:val="baseline"/>
      <w:cs w:val="0"/>
      <w:em w:val="none"/>
    </w:rPr>
  </w:style>
  <w:style w:type="character" w:customStyle="1" w:styleId="Heading6Char">
    <w:name w:val="Heading 6 Char"/>
    <w:rPr>
      <w:rFonts w:ascii="Calibri" w:eastAsia="Times New Roman" w:hAnsi="Calibri" w:cs="Times New Roman"/>
      <w:b/>
      <w:bCs/>
      <w:w w:val="100"/>
      <w:position w:val="-1"/>
      <w:effect w:val="none"/>
      <w:vertAlign w:val="baseline"/>
      <w:cs w:val="0"/>
      <w:em w:val="none"/>
    </w:rPr>
  </w:style>
  <w:style w:type="character" w:customStyle="1" w:styleId="TitleChar">
    <w:name w:val="Title Char"/>
    <w:rPr>
      <w:rFonts w:ascii="Cambria" w:eastAsia="Times New Roman" w:hAnsi="Cambria" w:cs="Times New Roman"/>
      <w:b/>
      <w:bCs/>
      <w:w w:val="100"/>
      <w:kern w:val="28"/>
      <w:position w:val="-1"/>
      <w:sz w:val="32"/>
      <w:szCs w:val="32"/>
      <w:effect w:val="none"/>
      <w:vertAlign w:val="baseline"/>
      <w:cs w:val="0"/>
      <w:em w:val="none"/>
    </w:rPr>
  </w:style>
  <w:style w:type="character" w:customStyle="1" w:styleId="SubtitleChar">
    <w:name w:val="Subtitle Char"/>
    <w:rPr>
      <w:rFonts w:ascii="Cambria" w:eastAsia="Times New Roman" w:hAnsi="Cambria" w:cs="Times New Roman"/>
      <w:w w:val="100"/>
      <w:position w:val="-1"/>
      <w:sz w:val="24"/>
      <w:szCs w:val="24"/>
      <w:effect w:val="none"/>
      <w:vertAlign w:val="baseline"/>
      <w:cs w:val="0"/>
      <w:em w:val="none"/>
    </w:rPr>
  </w:style>
  <w:style w:type="table" w:customStyle="1" w:styleId="Style">
    <w:name w:val="Style"/>
    <w:pPr>
      <w:suppressAutoHyphens/>
      <w:spacing w:line="1" w:lineRule="atLeast"/>
      <w:ind w:leftChars="-1" w:left="-1" w:hangingChars="1" w:hanging="1"/>
      <w:textDirection w:val="btLr"/>
      <w:textAlignment w:val="top"/>
      <w:outlineLvl w:val="0"/>
    </w:pPr>
    <w:rPr>
      <w:position w:val="-1"/>
      <w:lang w:val="en-US"/>
    </w:rPr>
    <w:tblPr>
      <w:tblStyleRowBandSize w:val="1"/>
      <w:tblStyleColBandSize w:val="1"/>
      <w:tblCellMar>
        <w:top w:w="0" w:type="dxa"/>
        <w:left w:w="108" w:type="dxa"/>
        <w:bottom w:w="0" w:type="dxa"/>
        <w:right w:w="108" w:type="dxa"/>
      </w:tblCellMar>
    </w:tblPr>
  </w:style>
  <w:style w:type="table" w:customStyle="1" w:styleId="Style1">
    <w:name w:val="Style1"/>
    <w:pPr>
      <w:suppressAutoHyphens/>
      <w:spacing w:line="1" w:lineRule="atLeast"/>
      <w:ind w:leftChars="-1" w:left="-1" w:hangingChars="1" w:hanging="1"/>
      <w:textDirection w:val="btLr"/>
      <w:textAlignment w:val="top"/>
      <w:outlineLvl w:val="0"/>
    </w:pPr>
    <w:rPr>
      <w:position w:val="-1"/>
      <w:lang w:val="en-US"/>
    </w:rPr>
    <w:tblPr>
      <w:tblStyleRowBandSize w:val="1"/>
      <w:tblStyleColBandSize w:val="1"/>
      <w:tblCellMar>
        <w:top w:w="0" w:type="dxa"/>
        <w:left w:w="108" w:type="dxa"/>
        <w:bottom w:w="0" w:type="dxa"/>
        <w:right w:w="108" w:type="dxa"/>
      </w:tblCellMar>
    </w:tblPr>
  </w:style>
  <w:style w:type="paragraph" w:styleId="BalloonText">
    <w:name w:val="Balloon Text"/>
    <w:basedOn w:val="Normal"/>
    <w:pPr>
      <w:suppressAutoHyphens/>
      <w:spacing w:line="1" w:lineRule="atLeast"/>
      <w:ind w:leftChars="-1" w:left="-1" w:hangingChars="1" w:hanging="1"/>
      <w:textDirection w:val="btLr"/>
      <w:textAlignment w:val="top"/>
      <w:outlineLvl w:val="0"/>
    </w:pPr>
    <w:rPr>
      <w:rFonts w:ascii="Tahoma" w:hAnsi="Tahoma" w:cs="Tahoma"/>
      <w:position w:val="-1"/>
      <w:sz w:val="16"/>
      <w:szCs w:val="16"/>
      <w:lang w:val="pt-BR"/>
    </w:rPr>
  </w:style>
  <w:style w:type="character" w:customStyle="1" w:styleId="BalloonTextChar">
    <w:name w:val="Balloon Text Char"/>
    <w:rPr>
      <w:rFonts w:ascii="Tahoma" w:hAnsi="Tahoma" w:cs="Tahoma"/>
      <w:w w:val="100"/>
      <w:position w:val="-1"/>
      <w:sz w:val="16"/>
      <w:szCs w:val="16"/>
      <w:effect w:val="none"/>
      <w:vertAlign w:val="baseline"/>
      <w:cs w:val="0"/>
      <w:em w:val="none"/>
      <w:lang w:val="pt-BR" w:eastAsia="en-US"/>
    </w:rPr>
  </w:style>
  <w:style w:type="paragraph" w:styleId="NormalWeb">
    <w:name w:val="Normal (Web)"/>
    <w:basedOn w:val="Normal"/>
    <w:uiPriority w:val="99"/>
    <w:qFormat/>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lang w:val="en-US"/>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pPr>
      <w:suppressAutoHyphens/>
      <w:spacing w:line="1" w:lineRule="atLeast"/>
      <w:ind w:leftChars="-1" w:left="-1" w:hangingChars="1" w:hanging="1"/>
      <w:textDirection w:val="btLr"/>
      <w:textAlignment w:val="top"/>
      <w:outlineLvl w:val="0"/>
    </w:pPr>
    <w:rPr>
      <w:position w:val="-1"/>
      <w:sz w:val="20"/>
      <w:szCs w:val="20"/>
      <w:lang w:val="en-US"/>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Header">
    <w:name w:val="header"/>
    <w:basedOn w:val="Normal"/>
    <w:link w:val="HeaderChar"/>
    <w:uiPriority w:val="99"/>
    <w:unhideWhenUsed/>
    <w:rsid w:val="00D23432"/>
    <w:pPr>
      <w:tabs>
        <w:tab w:val="center" w:pos="4680"/>
        <w:tab w:val="right" w:pos="9360"/>
      </w:tabs>
    </w:pPr>
  </w:style>
  <w:style w:type="character" w:customStyle="1" w:styleId="HeaderChar">
    <w:name w:val="Header Char"/>
    <w:basedOn w:val="DefaultParagraphFont"/>
    <w:link w:val="Header"/>
    <w:uiPriority w:val="99"/>
    <w:rsid w:val="00D23432"/>
  </w:style>
  <w:style w:type="paragraph" w:styleId="Footer">
    <w:name w:val="footer"/>
    <w:basedOn w:val="Normal"/>
    <w:link w:val="FooterChar"/>
    <w:uiPriority w:val="99"/>
    <w:unhideWhenUsed/>
    <w:rsid w:val="00D23432"/>
    <w:pPr>
      <w:tabs>
        <w:tab w:val="center" w:pos="4680"/>
        <w:tab w:val="right" w:pos="9360"/>
      </w:tabs>
    </w:pPr>
  </w:style>
  <w:style w:type="character" w:customStyle="1" w:styleId="FooterChar">
    <w:name w:val="Footer Char"/>
    <w:basedOn w:val="DefaultParagraphFont"/>
    <w:link w:val="Footer"/>
    <w:uiPriority w:val="99"/>
    <w:rsid w:val="00D23432"/>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ListParagraph">
    <w:name w:val="List Paragraph"/>
    <w:basedOn w:val="Normal"/>
    <w:uiPriority w:val="34"/>
    <w:qFormat/>
    <w:rsid w:val="005932AC"/>
    <w:pPr>
      <w:ind w:left="720"/>
      <w:contextualSpacing/>
    </w:pPr>
  </w:style>
  <w:style w:type="character" w:styleId="Hyperlink">
    <w:name w:val="Hyperlink"/>
    <w:basedOn w:val="DefaultParagraphFont"/>
    <w:uiPriority w:val="99"/>
    <w:semiHidden/>
    <w:unhideWhenUsed/>
    <w:rsid w:val="00EA6E38"/>
    <w:rPr>
      <w:color w:val="0000FF"/>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Revision">
    <w:name w:val="Revision"/>
    <w:hidden/>
    <w:uiPriority w:val="99"/>
    <w:semiHidden/>
    <w:rsid w:val="00C951A0"/>
  </w:style>
  <w:style w:type="table" w:styleId="TableGrid">
    <w:name w:val="Table Grid"/>
    <w:basedOn w:val="TableNormal"/>
    <w:uiPriority w:val="39"/>
    <w:rsid w:val="00103F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FObuMrVG5Ie0NcboR7ujqQce8w==">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D26349-A099-48C5-BDF0-0C2E47DBA0C7}">
  <ds:schemaRefs>
    <ds:schemaRef ds:uri="http://schemas.openxmlformats.org/officeDocument/2006/bibliography"/>
  </ds:schemaRefs>
</ds:datastoreItem>
</file>

<file path=customXml/itemProps3.xml><?xml version="1.0" encoding="utf-8"?>
<ds:datastoreItem xmlns:ds="http://schemas.openxmlformats.org/officeDocument/2006/customXml" ds:itemID="{5AA2DDF1-6DB5-4350-9AA1-2C4CFD331F7D}"/>
</file>

<file path=customXml/itemProps4.xml><?xml version="1.0" encoding="utf-8"?>
<ds:datastoreItem xmlns:ds="http://schemas.openxmlformats.org/officeDocument/2006/customXml" ds:itemID="{43F2545F-457F-4FC0-9EBE-A24B871F91F5}"/>
</file>

<file path=customXml/itemProps5.xml><?xml version="1.0" encoding="utf-8"?>
<ds:datastoreItem xmlns:ds="http://schemas.openxmlformats.org/officeDocument/2006/customXml" ds:itemID="{5F5A8A3C-AE88-41A1-84B1-8F73361BED6B}"/>
</file>

<file path=docProps/app.xml><?xml version="1.0" encoding="utf-8"?>
<Properties xmlns="http://schemas.openxmlformats.org/officeDocument/2006/extended-properties" xmlns:vt="http://schemas.openxmlformats.org/officeDocument/2006/docPropsVTypes">
  <Template>Normal.dotm</Template>
  <TotalTime>68</TotalTime>
  <Pages>35</Pages>
  <Words>7604</Words>
  <Characters>43348</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Tran Tam</cp:lastModifiedBy>
  <cp:revision>3</cp:revision>
  <cp:lastPrinted>2025-10-29T08:18:00Z</cp:lastPrinted>
  <dcterms:created xsi:type="dcterms:W3CDTF">2025-11-06T02:10:00Z</dcterms:created>
  <dcterms:modified xsi:type="dcterms:W3CDTF">2025-11-06T03:29:00Z</dcterms:modified>
</cp:coreProperties>
</file>
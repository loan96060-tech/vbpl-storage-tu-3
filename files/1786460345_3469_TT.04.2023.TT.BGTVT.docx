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812"/>
      </w:tblGrid>
      <w:tr w:rsidR="00A73E7A" w:rsidTr="005C5CA5">
        <w:tc>
          <w:tcPr>
            <w:tcW w:w="3964" w:type="dxa"/>
          </w:tcPr>
          <w:p w:rsidR="00A73E7A" w:rsidRPr="005C5CA5" w:rsidRDefault="00263A89" w:rsidP="00A73E7A">
            <w:pPr>
              <w:jc w:val="center"/>
              <w:rPr>
                <w:b/>
              </w:rPr>
            </w:pPr>
            <w:r>
              <w:rPr>
                <w:b/>
                <w:noProof/>
              </w:rPr>
              <mc:AlternateContent>
                <mc:Choice Requires="wps">
                  <w:drawing>
                    <wp:anchor distT="4294967292" distB="4294967292" distL="114300" distR="114300" simplePos="0" relativeHeight="251660288" behindDoc="0" locked="0" layoutInCell="1" allowOverlap="1">
                      <wp:simplePos x="0" y="0"/>
                      <wp:positionH relativeFrom="column">
                        <wp:posOffset>421640</wp:posOffset>
                      </wp:positionH>
                      <wp:positionV relativeFrom="paragraph">
                        <wp:posOffset>232409</wp:posOffset>
                      </wp:positionV>
                      <wp:extent cx="1524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C12D08"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3.2pt,18.3pt" to="153.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" strokecolor="black [3200]" strokeweight=".5pt">
                      <v:stroke joinstyle="miter"/>
                      <o:lock v:ext="edit" shapetype="f"/>
                    </v:line>
                  </w:pict>
                </mc:Fallback>
              </mc:AlternateContent>
            </w:r>
            <w:r w:rsidR="00A73E7A" w:rsidRPr="005C5CA5">
              <w:rPr>
                <w:b/>
              </w:rPr>
              <w:t>BỘ GIAO THÔNG VẬN TẢI</w:t>
            </w:r>
          </w:p>
        </w:tc>
        <w:tc>
          <w:tcPr>
            <w:tcW w:w="5812" w:type="dxa"/>
          </w:tcPr>
          <w:p w:rsidR="00A73E7A" w:rsidRPr="005C5CA5" w:rsidRDefault="00A73E7A" w:rsidP="00A73E7A">
            <w:pPr>
              <w:jc w:val="center"/>
              <w:rPr>
                <w:b/>
              </w:rPr>
            </w:pPr>
            <w:r w:rsidRPr="005C5CA5">
              <w:rPr>
                <w:b/>
              </w:rPr>
              <w:t>CỘNG HÒA XÃ HỘI CHỦ NGHĨA VIỆT NAM</w:t>
            </w:r>
          </w:p>
          <w:p w:rsidR="00A73E7A" w:rsidRPr="005C5CA5" w:rsidRDefault="00A73E7A" w:rsidP="00A73E7A">
            <w:pPr>
              <w:jc w:val="center"/>
              <w:rPr>
                <w:b/>
              </w:rPr>
            </w:pPr>
            <w:r w:rsidRPr="005C5CA5">
              <w:rPr>
                <w:b/>
              </w:rPr>
              <w:t>Độc lập – Tự do – Hạnh phúc</w:t>
            </w:r>
          </w:p>
          <w:p w:rsidR="00A73E7A" w:rsidRDefault="00263A89" w:rsidP="00A73E7A">
            <w:pPr>
              <w:jc w:val="center"/>
            </w:pPr>
            <w:r>
              <w:rPr>
                <w:b/>
                <w:noProof/>
              </w:rPr>
              <mc:AlternateContent>
                <mc:Choice Requires="wps">
                  <w:drawing>
                    <wp:anchor distT="4294967292" distB="4294967292" distL="114300" distR="114300" simplePos="0" relativeHeight="251661312" behindDoc="0" locked="0" layoutInCell="1" allowOverlap="1">
                      <wp:simplePos x="0" y="0"/>
                      <wp:positionH relativeFrom="column">
                        <wp:posOffset>913765</wp:posOffset>
                      </wp:positionH>
                      <wp:positionV relativeFrom="paragraph">
                        <wp:posOffset>24129</wp:posOffset>
                      </wp:positionV>
                      <wp:extent cx="162877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945CF2" id="Straight Connector 3"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95pt,1.9pt" to="200.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" strokecolor="black [3200]" strokeweight=".5pt">
                      <v:stroke joinstyle="miter"/>
                      <o:lock v:ext="edit" shapetype="f"/>
                    </v:line>
                  </w:pict>
                </mc:Fallback>
              </mc:AlternateContent>
            </w:r>
          </w:p>
        </w:tc>
      </w:tr>
      <w:tr w:rsidR="00A73E7A" w:rsidTr="005C5CA5">
        <w:tc>
          <w:tcPr>
            <w:tcW w:w="3964" w:type="dxa"/>
          </w:tcPr>
          <w:p w:rsidR="00A73E7A" w:rsidRDefault="00A73E7A" w:rsidP="0040663A">
            <w:pPr>
              <w:jc w:val="center"/>
            </w:pPr>
            <w:r>
              <w:t xml:space="preserve">Số:   </w:t>
            </w:r>
            <w:ins w:id="0" w:author="Miss Trang" w:date="2023-04-18T14:45:00Z">
              <w:r w:rsidR="0040663A">
                <w:t>04</w:t>
              </w:r>
            </w:ins>
            <w:del w:id="1" w:author="Miss Trang" w:date="2023-04-18T14:45:00Z">
              <w:r w:rsidDel="0040663A">
                <w:delText xml:space="preserve">         </w:delText>
              </w:r>
            </w:del>
            <w:r>
              <w:t>/</w:t>
            </w:r>
            <w:r w:rsidR="0035736E">
              <w:t>202</w:t>
            </w:r>
            <w:r w:rsidR="00121D11">
              <w:t>3</w:t>
            </w:r>
            <w:r w:rsidR="005C5CA5">
              <w:t>/TT</w:t>
            </w:r>
            <w:r>
              <w:t>-BGTVT</w:t>
            </w:r>
          </w:p>
        </w:tc>
        <w:tc>
          <w:tcPr>
            <w:tcW w:w="5812" w:type="dxa"/>
          </w:tcPr>
          <w:p w:rsidR="00A73E7A" w:rsidRPr="00A73E7A" w:rsidRDefault="00A73E7A" w:rsidP="0040663A">
            <w:pPr>
              <w:jc w:val="center"/>
              <w:rPr>
                <w:i/>
              </w:rPr>
              <w:pPrChange w:id="2" w:author="Miss Trang" w:date="2023-04-18T14:45:00Z">
                <w:pPr>
                  <w:jc w:val="center"/>
                </w:pPr>
              </w:pPrChange>
            </w:pPr>
            <w:r w:rsidRPr="00A73E7A">
              <w:rPr>
                <w:i/>
              </w:rPr>
              <w:t xml:space="preserve">Hà Nội, ngày </w:t>
            </w:r>
            <w:ins w:id="3" w:author="Miss Trang" w:date="2023-04-18T14:45:00Z">
              <w:r w:rsidR="0040663A">
                <w:rPr>
                  <w:i/>
                </w:rPr>
                <w:t>17</w:t>
              </w:r>
            </w:ins>
            <w:del w:id="4" w:author="Miss Trang" w:date="2023-04-18T14:45:00Z">
              <w:r w:rsidRPr="00A73E7A" w:rsidDel="0040663A">
                <w:rPr>
                  <w:i/>
                </w:rPr>
                <w:delText xml:space="preserve">     </w:delText>
              </w:r>
            </w:del>
            <w:r w:rsidRPr="00A73E7A">
              <w:rPr>
                <w:i/>
              </w:rPr>
              <w:t xml:space="preserve"> </w:t>
            </w:r>
            <w:del w:id="5" w:author="Miss Trang" w:date="2023-04-18T14:45:00Z">
              <w:r w:rsidRPr="00A73E7A" w:rsidDel="0040663A">
                <w:rPr>
                  <w:i/>
                </w:rPr>
                <w:delText xml:space="preserve">tháng          </w:delText>
              </w:r>
            </w:del>
            <w:ins w:id="6" w:author="Miss Trang" w:date="2023-04-18T14:45:00Z">
              <w:r w:rsidR="0040663A" w:rsidRPr="00A73E7A">
                <w:rPr>
                  <w:i/>
                </w:rPr>
                <w:t xml:space="preserve">tháng   </w:t>
              </w:r>
              <w:r w:rsidR="0040663A">
                <w:rPr>
                  <w:i/>
                </w:rPr>
                <w:t xml:space="preserve">04 </w:t>
              </w:r>
              <w:bookmarkStart w:id="7" w:name="_GoBack"/>
              <w:bookmarkEnd w:id="7"/>
              <w:r w:rsidR="0040663A" w:rsidRPr="00A73E7A">
                <w:rPr>
                  <w:i/>
                </w:rPr>
                <w:t xml:space="preserve"> </w:t>
              </w:r>
            </w:ins>
            <w:r w:rsidRPr="00A73E7A">
              <w:rPr>
                <w:i/>
              </w:rPr>
              <w:t xml:space="preserve">năm </w:t>
            </w:r>
            <w:r w:rsidR="00B46AF0" w:rsidRPr="00A73E7A">
              <w:rPr>
                <w:i/>
              </w:rPr>
              <w:t>20</w:t>
            </w:r>
            <w:r w:rsidR="00B46AF0">
              <w:rPr>
                <w:i/>
              </w:rPr>
              <w:t>2</w:t>
            </w:r>
            <w:r w:rsidR="00121D11">
              <w:rPr>
                <w:i/>
              </w:rPr>
              <w:t>3</w:t>
            </w:r>
          </w:p>
        </w:tc>
      </w:tr>
    </w:tbl>
    <w:p w:rsidR="00CB6839" w:rsidRDefault="00CB6839" w:rsidP="00BC0B31">
      <w:pPr>
        <w:spacing w:after="360"/>
        <w:jc w:val="center"/>
      </w:pPr>
    </w:p>
    <w:p w:rsidR="00A73E7A" w:rsidRPr="005C5CA5" w:rsidRDefault="00A73E7A" w:rsidP="00A73E7A">
      <w:pPr>
        <w:jc w:val="center"/>
        <w:rPr>
          <w:b/>
          <w:sz w:val="32"/>
        </w:rPr>
      </w:pPr>
      <w:r w:rsidRPr="005C5CA5">
        <w:rPr>
          <w:b/>
          <w:sz w:val="32"/>
        </w:rPr>
        <w:t>THÔNG TƯ</w:t>
      </w:r>
    </w:p>
    <w:p w:rsidR="00A73E7A" w:rsidRPr="009D7206" w:rsidRDefault="009D7206" w:rsidP="005C5CA5">
      <w:pPr>
        <w:spacing w:after="0" w:line="240" w:lineRule="auto"/>
        <w:jc w:val="center"/>
        <w:rPr>
          <w:b/>
          <w:sz w:val="28"/>
          <w:szCs w:val="28"/>
        </w:rPr>
      </w:pPr>
      <w:r>
        <w:rPr>
          <w:b/>
          <w:sz w:val="28"/>
          <w:szCs w:val="28"/>
        </w:rPr>
        <w:t>B</w:t>
      </w:r>
      <w:r w:rsidR="00A73E7A" w:rsidRPr="009D7206">
        <w:rPr>
          <w:b/>
          <w:sz w:val="28"/>
          <w:szCs w:val="28"/>
        </w:rPr>
        <w:t>an hành 0</w:t>
      </w:r>
      <w:r w:rsidR="000B1347" w:rsidRPr="009D7206">
        <w:rPr>
          <w:b/>
          <w:sz w:val="28"/>
          <w:szCs w:val="28"/>
        </w:rPr>
        <w:t>3</w:t>
      </w:r>
      <w:r w:rsidR="00A73E7A" w:rsidRPr="009D7206">
        <w:rPr>
          <w:b/>
          <w:sz w:val="28"/>
          <w:szCs w:val="28"/>
        </w:rPr>
        <w:t xml:space="preserve"> Quy chuẩn kỹ thuật quốc gia</w:t>
      </w:r>
    </w:p>
    <w:p w:rsidR="00A73E7A" w:rsidRPr="009D7206" w:rsidRDefault="00263A89" w:rsidP="005C5CA5">
      <w:pPr>
        <w:spacing w:after="0" w:line="240" w:lineRule="auto"/>
        <w:jc w:val="center"/>
        <w:rPr>
          <w:b/>
          <w:sz w:val="28"/>
          <w:szCs w:val="28"/>
        </w:rPr>
      </w:pPr>
      <w:r>
        <w:rPr>
          <w:b/>
          <w:noProof/>
          <w:sz w:val="28"/>
          <w:szCs w:val="28"/>
        </w:rPr>
        <mc:AlternateContent>
          <mc:Choice Requires="wps">
            <w:drawing>
              <wp:anchor distT="4294967292" distB="4294967292" distL="114300" distR="114300" simplePos="0" relativeHeight="251659264" behindDoc="0" locked="0" layoutInCell="1" allowOverlap="1">
                <wp:simplePos x="0" y="0"/>
                <wp:positionH relativeFrom="column">
                  <wp:posOffset>2090420</wp:posOffset>
                </wp:positionH>
                <wp:positionV relativeFrom="paragraph">
                  <wp:posOffset>252094</wp:posOffset>
                </wp:positionV>
                <wp:extent cx="1895475" cy="0"/>
                <wp:effectExtent l="0" t="0" r="952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C41CBB"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4.6pt,19.85pt" to="313.8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" strokecolor="black [3200]" strokeweight=".5pt">
                <v:stroke joinstyle="miter"/>
                <o:lock v:ext="edit" shapetype="f"/>
              </v:line>
            </w:pict>
          </mc:Fallback>
        </mc:AlternateContent>
      </w:r>
      <w:r w:rsidR="008E62FD" w:rsidRPr="009D7206">
        <w:rPr>
          <w:b/>
          <w:noProof/>
          <w:sz w:val="28"/>
          <w:szCs w:val="28"/>
        </w:rPr>
        <w:t>về</w:t>
      </w:r>
      <w:r w:rsidR="00CD57AD" w:rsidRPr="009D7206">
        <w:rPr>
          <w:b/>
          <w:sz w:val="28"/>
          <w:szCs w:val="28"/>
        </w:rPr>
        <w:t xml:space="preserve"> linh kiện</w:t>
      </w:r>
      <w:r w:rsidR="007952CE" w:rsidRPr="009D7206">
        <w:rPr>
          <w:b/>
          <w:sz w:val="28"/>
          <w:szCs w:val="28"/>
        </w:rPr>
        <w:t xml:space="preserve">, thiết bị </w:t>
      </w:r>
      <w:r w:rsidR="00583666" w:rsidRPr="009D7206">
        <w:rPr>
          <w:b/>
          <w:sz w:val="28"/>
          <w:szCs w:val="28"/>
        </w:rPr>
        <w:t>của</w:t>
      </w:r>
      <w:r w:rsidR="00A73E7A" w:rsidRPr="009D7206">
        <w:rPr>
          <w:b/>
          <w:sz w:val="28"/>
          <w:szCs w:val="28"/>
        </w:rPr>
        <w:t xml:space="preserve"> phương tiện giao thông đường sắt</w:t>
      </w:r>
    </w:p>
    <w:p w:rsidR="00A73E7A" w:rsidRPr="00BC0B31" w:rsidRDefault="009D7206" w:rsidP="00BC0B31">
      <w:pPr>
        <w:spacing w:before="360" w:after="120" w:line="340" w:lineRule="exact"/>
        <w:jc w:val="both"/>
        <w:rPr>
          <w:i/>
          <w:sz w:val="28"/>
          <w:szCs w:val="28"/>
        </w:rPr>
      </w:pPr>
      <w:r>
        <w:rPr>
          <w:sz w:val="28"/>
          <w:szCs w:val="28"/>
        </w:rPr>
        <w:tab/>
      </w:r>
      <w:r w:rsidR="00B76C74" w:rsidRPr="00BC0B31">
        <w:rPr>
          <w:i/>
          <w:sz w:val="28"/>
          <w:szCs w:val="28"/>
        </w:rPr>
        <w:t xml:space="preserve">Căn cứ Luật Tiêu chuẩn và </w:t>
      </w:r>
      <w:r w:rsidR="00B62F27">
        <w:rPr>
          <w:i/>
          <w:sz w:val="28"/>
          <w:szCs w:val="28"/>
        </w:rPr>
        <w:t>q</w:t>
      </w:r>
      <w:r w:rsidR="00B76C74" w:rsidRPr="00BC0B31">
        <w:rPr>
          <w:i/>
          <w:sz w:val="28"/>
          <w:szCs w:val="28"/>
        </w:rPr>
        <w:t>uy chuẩn kỹ thuật năm 2006;</w:t>
      </w:r>
    </w:p>
    <w:p w:rsidR="000B1347" w:rsidRPr="00BC0B31" w:rsidRDefault="00B76C74" w:rsidP="00BC0B31">
      <w:pPr>
        <w:spacing w:before="120" w:after="120" w:line="340" w:lineRule="exact"/>
        <w:jc w:val="both"/>
        <w:rPr>
          <w:i/>
          <w:sz w:val="28"/>
          <w:szCs w:val="28"/>
        </w:rPr>
      </w:pPr>
      <w:r w:rsidRPr="00BC0B31">
        <w:rPr>
          <w:i/>
          <w:sz w:val="28"/>
          <w:szCs w:val="28"/>
        </w:rPr>
        <w:tab/>
      </w:r>
      <w:r w:rsidR="000B1347" w:rsidRPr="00BC0B31">
        <w:rPr>
          <w:i/>
          <w:sz w:val="28"/>
          <w:szCs w:val="28"/>
        </w:rPr>
        <w:t>Căn cứ Luật Chất lượng sản phẩm hàng hóa năm 2007;</w:t>
      </w:r>
    </w:p>
    <w:p w:rsidR="00BF17A3" w:rsidRPr="00BC0B31" w:rsidRDefault="00B76C74" w:rsidP="00BC0B31">
      <w:pPr>
        <w:spacing w:before="120" w:after="120" w:line="340" w:lineRule="exact"/>
        <w:ind w:firstLine="720"/>
        <w:jc w:val="both"/>
        <w:rPr>
          <w:i/>
          <w:sz w:val="28"/>
          <w:szCs w:val="28"/>
        </w:rPr>
      </w:pPr>
      <w:r w:rsidRPr="00BC0B31">
        <w:rPr>
          <w:i/>
          <w:sz w:val="28"/>
          <w:szCs w:val="28"/>
        </w:rPr>
        <w:t xml:space="preserve">Căn cứ Luật Đường sắt </w:t>
      </w:r>
      <w:r w:rsidR="00060A88" w:rsidRPr="00BC0B31">
        <w:rPr>
          <w:i/>
          <w:sz w:val="28"/>
          <w:szCs w:val="28"/>
        </w:rPr>
        <w:t>năm 2017</w:t>
      </w:r>
      <w:r w:rsidRPr="00BC0B31">
        <w:rPr>
          <w:i/>
          <w:sz w:val="28"/>
          <w:szCs w:val="28"/>
        </w:rPr>
        <w:t>;</w:t>
      </w:r>
    </w:p>
    <w:p w:rsidR="007952CE" w:rsidRPr="00BC0B31" w:rsidRDefault="000B1347" w:rsidP="00BC0B31">
      <w:pPr>
        <w:spacing w:before="120" w:after="120" w:line="340" w:lineRule="exact"/>
        <w:jc w:val="both"/>
        <w:rPr>
          <w:i/>
          <w:sz w:val="28"/>
          <w:szCs w:val="28"/>
        </w:rPr>
      </w:pPr>
      <w:r w:rsidRPr="00BC0B31">
        <w:rPr>
          <w:i/>
          <w:sz w:val="28"/>
          <w:szCs w:val="28"/>
        </w:rPr>
        <w:tab/>
      </w:r>
      <w:r w:rsidR="007952CE" w:rsidRPr="00BC0B31">
        <w:rPr>
          <w:i/>
          <w:sz w:val="28"/>
          <w:szCs w:val="28"/>
        </w:rPr>
        <w:t xml:space="preserve">Căn cứ Nghị định số 127/2007/NĐ-CP ngày 01 tháng 8 năm 2007 của Chính phủ quy định chi tiết thi hành một số điều Luật </w:t>
      </w:r>
      <w:r w:rsidR="004577CF">
        <w:rPr>
          <w:i/>
          <w:sz w:val="28"/>
          <w:szCs w:val="28"/>
        </w:rPr>
        <w:t>T</w:t>
      </w:r>
      <w:r w:rsidR="007952CE" w:rsidRPr="00BC0B31">
        <w:rPr>
          <w:i/>
          <w:sz w:val="28"/>
          <w:szCs w:val="28"/>
        </w:rPr>
        <w:t xml:space="preserve">iêu chuẩn và </w:t>
      </w:r>
      <w:r w:rsidR="00B62F27">
        <w:rPr>
          <w:i/>
          <w:sz w:val="28"/>
          <w:szCs w:val="28"/>
        </w:rPr>
        <w:t>q</w:t>
      </w:r>
      <w:r w:rsidR="007952CE" w:rsidRPr="00BC0B31">
        <w:rPr>
          <w:i/>
          <w:sz w:val="28"/>
          <w:szCs w:val="28"/>
        </w:rPr>
        <w:t xml:space="preserve">uy chuẩn kỹ thuật và Nghị định số </w:t>
      </w:r>
      <w:r w:rsidR="008070E1" w:rsidRPr="00BC0B31">
        <w:rPr>
          <w:i/>
          <w:sz w:val="28"/>
          <w:szCs w:val="28"/>
        </w:rPr>
        <w:t>78/2018/NĐ-CP ngày 16 tháng 5 năm 2018 sửa đổi, bổ sung một số đ</w:t>
      </w:r>
      <w:r w:rsidR="004577CF">
        <w:rPr>
          <w:i/>
          <w:sz w:val="28"/>
          <w:szCs w:val="28"/>
        </w:rPr>
        <w:t>i</w:t>
      </w:r>
      <w:r w:rsidR="008070E1" w:rsidRPr="00BC0B31">
        <w:rPr>
          <w:i/>
          <w:sz w:val="28"/>
          <w:szCs w:val="28"/>
        </w:rPr>
        <w:t xml:space="preserve">ều của Nghị định số 127/2007/NĐ-CP ngày 01 tháng 8 năm 2007 của Chính phủ quy định chi tiết thi hành một số điều Luật </w:t>
      </w:r>
      <w:r w:rsidR="004577CF">
        <w:rPr>
          <w:i/>
          <w:sz w:val="28"/>
          <w:szCs w:val="28"/>
        </w:rPr>
        <w:t>T</w:t>
      </w:r>
      <w:r w:rsidR="008070E1" w:rsidRPr="00BC0B31">
        <w:rPr>
          <w:i/>
          <w:sz w:val="28"/>
          <w:szCs w:val="28"/>
        </w:rPr>
        <w:t xml:space="preserve">iêu chuẩn và </w:t>
      </w:r>
      <w:r w:rsidR="00B62F27">
        <w:rPr>
          <w:i/>
          <w:sz w:val="28"/>
          <w:szCs w:val="28"/>
        </w:rPr>
        <w:t>q</w:t>
      </w:r>
      <w:r w:rsidR="008070E1" w:rsidRPr="00BC0B31">
        <w:rPr>
          <w:i/>
          <w:sz w:val="28"/>
          <w:szCs w:val="28"/>
        </w:rPr>
        <w:t>uy chuẩn kỹ thuật</w:t>
      </w:r>
      <w:r w:rsidR="007952CE" w:rsidRPr="00BC0B31">
        <w:rPr>
          <w:i/>
          <w:sz w:val="28"/>
          <w:szCs w:val="28"/>
        </w:rPr>
        <w:t>;</w:t>
      </w:r>
    </w:p>
    <w:p w:rsidR="00BF17A3" w:rsidRPr="00BC0B31" w:rsidRDefault="00B76C74" w:rsidP="00BC0B31">
      <w:pPr>
        <w:spacing w:before="120" w:after="120" w:line="340" w:lineRule="exact"/>
        <w:ind w:firstLine="720"/>
        <w:jc w:val="both"/>
        <w:rPr>
          <w:i/>
          <w:sz w:val="28"/>
          <w:szCs w:val="28"/>
        </w:rPr>
      </w:pPr>
      <w:r w:rsidRPr="00BC0B31">
        <w:rPr>
          <w:i/>
          <w:sz w:val="28"/>
          <w:szCs w:val="28"/>
        </w:rPr>
        <w:t>Căn cứ Nghị định số 132/2008/NĐ-CP ngày 31 tháng 12 năm 2008 của Chính phủ quy định chi tiết thi hành một số điều của Luật Chất lượng sản phẩm, hàng hóa;</w:t>
      </w:r>
    </w:p>
    <w:p w:rsidR="00A73E7A" w:rsidRPr="00BC0B31" w:rsidRDefault="00B76C74" w:rsidP="00BC0B31">
      <w:pPr>
        <w:spacing w:before="120" w:after="120" w:line="340" w:lineRule="exact"/>
        <w:ind w:firstLine="720"/>
        <w:jc w:val="both"/>
        <w:rPr>
          <w:i/>
          <w:sz w:val="28"/>
          <w:szCs w:val="28"/>
        </w:rPr>
      </w:pPr>
      <w:r w:rsidRPr="00BC0B31">
        <w:rPr>
          <w:i/>
          <w:sz w:val="28"/>
          <w:szCs w:val="28"/>
        </w:rPr>
        <w:t xml:space="preserve">Căn cứ Nghị định số </w:t>
      </w:r>
      <w:r w:rsidR="00583666" w:rsidRPr="00BC0B31">
        <w:rPr>
          <w:i/>
          <w:sz w:val="28"/>
          <w:szCs w:val="28"/>
        </w:rPr>
        <w:t>56</w:t>
      </w:r>
      <w:r w:rsidRPr="00BC0B31">
        <w:rPr>
          <w:i/>
          <w:sz w:val="28"/>
          <w:szCs w:val="28"/>
        </w:rPr>
        <w:t>/20</w:t>
      </w:r>
      <w:r w:rsidR="00583666" w:rsidRPr="00BC0B31">
        <w:rPr>
          <w:i/>
          <w:sz w:val="28"/>
          <w:szCs w:val="28"/>
        </w:rPr>
        <w:t>22</w:t>
      </w:r>
      <w:r w:rsidRPr="00BC0B31">
        <w:rPr>
          <w:i/>
          <w:sz w:val="28"/>
          <w:szCs w:val="28"/>
        </w:rPr>
        <w:t xml:space="preserve">/NĐ-CP ngày </w:t>
      </w:r>
      <w:r w:rsidR="00583666" w:rsidRPr="00BC0B31">
        <w:rPr>
          <w:i/>
          <w:sz w:val="28"/>
          <w:szCs w:val="28"/>
        </w:rPr>
        <w:t>24</w:t>
      </w:r>
      <w:r w:rsidRPr="00BC0B31">
        <w:rPr>
          <w:i/>
          <w:sz w:val="28"/>
          <w:szCs w:val="28"/>
        </w:rPr>
        <w:t xml:space="preserve"> tháng </w:t>
      </w:r>
      <w:r w:rsidR="00583666" w:rsidRPr="00BC0B31">
        <w:rPr>
          <w:i/>
          <w:sz w:val="28"/>
          <w:szCs w:val="28"/>
        </w:rPr>
        <w:t>8</w:t>
      </w:r>
      <w:r w:rsidRPr="00BC0B31">
        <w:rPr>
          <w:i/>
          <w:sz w:val="28"/>
          <w:szCs w:val="28"/>
        </w:rPr>
        <w:t xml:space="preserve"> năm 20</w:t>
      </w:r>
      <w:r w:rsidR="00583666" w:rsidRPr="00BC0B31">
        <w:rPr>
          <w:i/>
          <w:sz w:val="28"/>
          <w:szCs w:val="28"/>
        </w:rPr>
        <w:t>22</w:t>
      </w:r>
      <w:r w:rsidRPr="00BC0B31">
        <w:rPr>
          <w:i/>
          <w:sz w:val="28"/>
          <w:szCs w:val="28"/>
        </w:rPr>
        <w:t xml:space="preserve"> của Chính phủ quy định chức năng, nhiệm vụ, quyền hạn và cơ cấu tổ chức của Bộ Giao thông vận tải;</w:t>
      </w:r>
    </w:p>
    <w:p w:rsidR="00A73E7A" w:rsidRPr="00BC0B31" w:rsidRDefault="00B76C74" w:rsidP="00BC0B31">
      <w:pPr>
        <w:spacing w:before="120" w:after="120" w:line="340" w:lineRule="exact"/>
        <w:ind w:firstLine="720"/>
        <w:jc w:val="both"/>
        <w:rPr>
          <w:i/>
          <w:sz w:val="28"/>
          <w:szCs w:val="28"/>
        </w:rPr>
      </w:pPr>
      <w:r w:rsidRPr="00BC0B31">
        <w:rPr>
          <w:i/>
          <w:sz w:val="28"/>
          <w:szCs w:val="28"/>
        </w:rPr>
        <w:t>Xét đề nghị của Vụ trưởng Vụ Khoa học - Công nghệ</w:t>
      </w:r>
      <w:r w:rsidR="00121D11" w:rsidRPr="00BC0B31">
        <w:rPr>
          <w:i/>
          <w:sz w:val="28"/>
          <w:szCs w:val="28"/>
        </w:rPr>
        <w:t xml:space="preserve"> và Môi trường</w:t>
      </w:r>
      <w:r w:rsidRPr="00BC0B31">
        <w:rPr>
          <w:i/>
          <w:sz w:val="28"/>
          <w:szCs w:val="28"/>
        </w:rPr>
        <w:t xml:space="preserve"> và Cục trưởng Cục Đăng kiểm Việt Nam,</w:t>
      </w:r>
    </w:p>
    <w:p w:rsidR="00A73E7A" w:rsidRPr="00BC0B31" w:rsidRDefault="009D7206" w:rsidP="00BC0B31">
      <w:pPr>
        <w:spacing w:line="360" w:lineRule="auto"/>
        <w:jc w:val="both"/>
        <w:rPr>
          <w:i/>
          <w:sz w:val="28"/>
          <w:szCs w:val="28"/>
        </w:rPr>
      </w:pPr>
      <w:r>
        <w:rPr>
          <w:i/>
          <w:sz w:val="28"/>
          <w:szCs w:val="28"/>
        </w:rPr>
        <w:t xml:space="preserve">         </w:t>
      </w:r>
      <w:r w:rsidR="00B76C74" w:rsidRPr="00BC0B31">
        <w:rPr>
          <w:i/>
          <w:sz w:val="28"/>
          <w:szCs w:val="28"/>
        </w:rPr>
        <w:t>Bộ trưởng Bộ Giao thông vận tải quy định:</w:t>
      </w:r>
    </w:p>
    <w:p w:rsidR="008C5E62" w:rsidRPr="00BC0B31" w:rsidRDefault="009D7206" w:rsidP="00BC0B31">
      <w:pPr>
        <w:spacing w:before="120" w:after="0" w:line="360" w:lineRule="auto"/>
        <w:jc w:val="both"/>
        <w:rPr>
          <w:sz w:val="28"/>
          <w:szCs w:val="28"/>
        </w:rPr>
      </w:pPr>
      <w:r>
        <w:rPr>
          <w:b/>
          <w:sz w:val="28"/>
          <w:szCs w:val="28"/>
        </w:rPr>
        <w:t xml:space="preserve">     </w:t>
      </w:r>
      <w:r w:rsidR="00A73E7A" w:rsidRPr="00BC0B31">
        <w:rPr>
          <w:b/>
          <w:sz w:val="28"/>
          <w:szCs w:val="28"/>
        </w:rPr>
        <w:t>Điều 1</w:t>
      </w:r>
      <w:r w:rsidR="00A73E7A" w:rsidRPr="00BC0B31">
        <w:rPr>
          <w:sz w:val="28"/>
          <w:szCs w:val="28"/>
        </w:rPr>
        <w:t xml:space="preserve">. </w:t>
      </w:r>
      <w:r w:rsidR="008C5E62" w:rsidRPr="00BC0B31">
        <w:rPr>
          <w:sz w:val="28"/>
          <w:szCs w:val="28"/>
        </w:rPr>
        <w:t>Ban hành kèm theo Thông tư này 0</w:t>
      </w:r>
      <w:r w:rsidR="000B1347" w:rsidRPr="00BC0B31">
        <w:rPr>
          <w:sz w:val="28"/>
          <w:szCs w:val="28"/>
        </w:rPr>
        <w:t>3</w:t>
      </w:r>
      <w:r w:rsidR="008C5E62" w:rsidRPr="00BC0B31">
        <w:rPr>
          <w:sz w:val="28"/>
          <w:szCs w:val="28"/>
        </w:rPr>
        <w:t xml:space="preserve"> Quy chuẩn kỹ thuật </w:t>
      </w:r>
      <w:r w:rsidR="00121D11" w:rsidRPr="00BC0B31">
        <w:rPr>
          <w:sz w:val="28"/>
          <w:szCs w:val="28"/>
        </w:rPr>
        <w:t xml:space="preserve">quốc </w:t>
      </w:r>
      <w:r w:rsidR="008C5E62" w:rsidRPr="00BC0B31">
        <w:rPr>
          <w:sz w:val="28"/>
          <w:szCs w:val="28"/>
        </w:rPr>
        <w:t>gia</w:t>
      </w:r>
      <w:r>
        <w:rPr>
          <w:sz w:val="28"/>
          <w:szCs w:val="28"/>
        </w:rPr>
        <w:t xml:space="preserve"> sau</w:t>
      </w:r>
      <w:r w:rsidR="008C5E62" w:rsidRPr="00BC0B31">
        <w:rPr>
          <w:sz w:val="28"/>
          <w:szCs w:val="28"/>
        </w:rPr>
        <w:t>:</w:t>
      </w:r>
    </w:p>
    <w:p w:rsidR="00474B19" w:rsidRPr="00BC0B31" w:rsidRDefault="00474B19" w:rsidP="00BC0B31">
      <w:pPr>
        <w:pStyle w:val="ListParagraph"/>
        <w:numPr>
          <w:ilvl w:val="0"/>
          <w:numId w:val="1"/>
        </w:numPr>
        <w:tabs>
          <w:tab w:val="left" w:pos="993"/>
        </w:tabs>
        <w:spacing w:before="120" w:after="0" w:line="360" w:lineRule="auto"/>
        <w:jc w:val="both"/>
        <w:rPr>
          <w:sz w:val="28"/>
          <w:szCs w:val="28"/>
        </w:rPr>
      </w:pPr>
      <w:r w:rsidRPr="00BC0B31">
        <w:rPr>
          <w:sz w:val="28"/>
          <w:szCs w:val="28"/>
        </w:rPr>
        <w:t>Quy chuẩn kỹ thuật quốc gia về bộ trục bánh xe</w:t>
      </w:r>
      <w:r w:rsidR="00122861" w:rsidRPr="00BC0B31">
        <w:rPr>
          <w:sz w:val="28"/>
          <w:szCs w:val="28"/>
        </w:rPr>
        <w:t xml:space="preserve"> của</w:t>
      </w:r>
      <w:r w:rsidRPr="00BC0B31">
        <w:rPr>
          <w:sz w:val="28"/>
          <w:szCs w:val="28"/>
        </w:rPr>
        <w:t xml:space="preserve"> đầu máy, toa xe</w:t>
      </w:r>
    </w:p>
    <w:p w:rsidR="00474B19" w:rsidRPr="00BC0B31" w:rsidRDefault="00474B19" w:rsidP="00BC0B31">
      <w:pPr>
        <w:pStyle w:val="ListParagraph"/>
        <w:spacing w:before="120" w:after="0" w:line="360" w:lineRule="auto"/>
        <w:ind w:left="1080"/>
        <w:jc w:val="both"/>
        <w:rPr>
          <w:sz w:val="28"/>
          <w:szCs w:val="28"/>
        </w:rPr>
      </w:pPr>
      <w:r w:rsidRPr="00BC0B31">
        <w:rPr>
          <w:sz w:val="28"/>
          <w:szCs w:val="28"/>
        </w:rPr>
        <w:t xml:space="preserve">Số hiệu: QCVN </w:t>
      </w:r>
      <w:r w:rsidR="00361783" w:rsidRPr="00BC0B31">
        <w:rPr>
          <w:sz w:val="28"/>
          <w:szCs w:val="28"/>
        </w:rPr>
        <w:t xml:space="preserve">110 </w:t>
      </w:r>
      <w:r w:rsidRPr="00BC0B31">
        <w:rPr>
          <w:sz w:val="28"/>
          <w:szCs w:val="28"/>
        </w:rPr>
        <w:t xml:space="preserve">: </w:t>
      </w:r>
      <w:r w:rsidR="00B46AF0" w:rsidRPr="00BC0B31">
        <w:rPr>
          <w:sz w:val="28"/>
          <w:szCs w:val="28"/>
        </w:rPr>
        <w:t>202</w:t>
      </w:r>
      <w:r w:rsidR="00121D11" w:rsidRPr="00BC0B31">
        <w:rPr>
          <w:sz w:val="28"/>
          <w:szCs w:val="28"/>
        </w:rPr>
        <w:t>3</w:t>
      </w:r>
      <w:r w:rsidRPr="00BC0B31">
        <w:rPr>
          <w:sz w:val="28"/>
          <w:szCs w:val="28"/>
        </w:rPr>
        <w:t>/BGTVT.</w:t>
      </w:r>
    </w:p>
    <w:p w:rsidR="00474B19" w:rsidRPr="00BC0B31" w:rsidRDefault="00474B19" w:rsidP="00BC0B31">
      <w:pPr>
        <w:pStyle w:val="ListParagraph"/>
        <w:numPr>
          <w:ilvl w:val="0"/>
          <w:numId w:val="1"/>
        </w:numPr>
        <w:tabs>
          <w:tab w:val="left" w:pos="993"/>
        </w:tabs>
        <w:spacing w:before="120" w:after="0" w:line="360" w:lineRule="auto"/>
        <w:jc w:val="both"/>
        <w:rPr>
          <w:sz w:val="28"/>
          <w:szCs w:val="28"/>
        </w:rPr>
      </w:pPr>
      <w:r w:rsidRPr="00BC0B31">
        <w:rPr>
          <w:sz w:val="28"/>
          <w:szCs w:val="28"/>
        </w:rPr>
        <w:t>Quy chuẩn kỹ thuật quốc gia về bộ móc nối, đỡ đấm của đầu máy, toa xe</w:t>
      </w:r>
    </w:p>
    <w:p w:rsidR="00474B19" w:rsidRPr="00BC0B31" w:rsidRDefault="00474B19" w:rsidP="00BC0B31">
      <w:pPr>
        <w:pStyle w:val="ListParagraph"/>
        <w:spacing w:before="120" w:after="0" w:line="360" w:lineRule="auto"/>
        <w:ind w:left="1080"/>
        <w:jc w:val="both"/>
        <w:rPr>
          <w:sz w:val="28"/>
          <w:szCs w:val="28"/>
        </w:rPr>
      </w:pPr>
      <w:r w:rsidRPr="00BC0B31">
        <w:rPr>
          <w:sz w:val="28"/>
          <w:szCs w:val="28"/>
        </w:rPr>
        <w:t xml:space="preserve">Số hiệu: QCVN </w:t>
      </w:r>
      <w:r w:rsidR="00361783" w:rsidRPr="00BC0B31">
        <w:rPr>
          <w:sz w:val="28"/>
          <w:szCs w:val="28"/>
        </w:rPr>
        <w:t xml:space="preserve">111 </w:t>
      </w:r>
      <w:r w:rsidRPr="00BC0B31">
        <w:rPr>
          <w:sz w:val="28"/>
          <w:szCs w:val="28"/>
        </w:rPr>
        <w:t xml:space="preserve">: </w:t>
      </w:r>
      <w:r w:rsidR="00B46AF0" w:rsidRPr="00BC0B31">
        <w:rPr>
          <w:sz w:val="28"/>
          <w:szCs w:val="28"/>
        </w:rPr>
        <w:t>202</w:t>
      </w:r>
      <w:r w:rsidR="00121D11" w:rsidRPr="00BC0B31">
        <w:rPr>
          <w:sz w:val="28"/>
          <w:szCs w:val="28"/>
        </w:rPr>
        <w:t>3</w:t>
      </w:r>
      <w:r w:rsidRPr="00BC0B31">
        <w:rPr>
          <w:sz w:val="28"/>
          <w:szCs w:val="28"/>
        </w:rPr>
        <w:t>/BGTVT.</w:t>
      </w:r>
    </w:p>
    <w:p w:rsidR="00474B19" w:rsidRPr="00BC0B31" w:rsidRDefault="00474B19" w:rsidP="00BC0B31">
      <w:pPr>
        <w:pStyle w:val="ListParagraph"/>
        <w:numPr>
          <w:ilvl w:val="0"/>
          <w:numId w:val="1"/>
        </w:numPr>
        <w:tabs>
          <w:tab w:val="left" w:pos="993"/>
        </w:tabs>
        <w:spacing w:before="120" w:after="0" w:line="360" w:lineRule="auto"/>
        <w:jc w:val="both"/>
        <w:rPr>
          <w:sz w:val="28"/>
          <w:szCs w:val="28"/>
        </w:rPr>
      </w:pPr>
      <w:r w:rsidRPr="00BC0B31">
        <w:rPr>
          <w:sz w:val="28"/>
          <w:szCs w:val="28"/>
        </w:rPr>
        <w:t>Quy chuẩn kỹ thuật quốc gia về van hãm sử dụng trên đầu máy, toa xe</w:t>
      </w:r>
    </w:p>
    <w:p w:rsidR="00474B19" w:rsidRPr="00BC0B31" w:rsidRDefault="00474B19" w:rsidP="00474B19">
      <w:pPr>
        <w:pStyle w:val="ListParagraph"/>
        <w:spacing w:line="360" w:lineRule="auto"/>
        <w:ind w:left="1080"/>
        <w:jc w:val="both"/>
        <w:rPr>
          <w:sz w:val="28"/>
          <w:szCs w:val="28"/>
        </w:rPr>
      </w:pPr>
      <w:r w:rsidRPr="00BC0B31">
        <w:rPr>
          <w:sz w:val="28"/>
          <w:szCs w:val="28"/>
        </w:rPr>
        <w:t xml:space="preserve">Số hiệu: QCVN </w:t>
      </w:r>
      <w:r w:rsidR="00361783" w:rsidRPr="00BC0B31">
        <w:rPr>
          <w:sz w:val="28"/>
          <w:szCs w:val="28"/>
        </w:rPr>
        <w:t xml:space="preserve">112 </w:t>
      </w:r>
      <w:r w:rsidRPr="00BC0B31">
        <w:rPr>
          <w:sz w:val="28"/>
          <w:szCs w:val="28"/>
        </w:rPr>
        <w:t xml:space="preserve">: </w:t>
      </w:r>
      <w:r w:rsidR="00B46AF0" w:rsidRPr="00BC0B31">
        <w:rPr>
          <w:sz w:val="28"/>
          <w:szCs w:val="28"/>
        </w:rPr>
        <w:t>202</w:t>
      </w:r>
      <w:r w:rsidR="00121D11" w:rsidRPr="00BC0B31">
        <w:rPr>
          <w:sz w:val="28"/>
          <w:szCs w:val="28"/>
        </w:rPr>
        <w:t>3</w:t>
      </w:r>
      <w:r w:rsidRPr="00BC0B31">
        <w:rPr>
          <w:sz w:val="28"/>
          <w:szCs w:val="28"/>
        </w:rPr>
        <w:t>/BGTVT.</w:t>
      </w:r>
    </w:p>
    <w:p w:rsidR="00A73E7A" w:rsidRPr="00BC0B31" w:rsidRDefault="00A73E7A" w:rsidP="00BC0B31">
      <w:pPr>
        <w:spacing w:before="120" w:after="0" w:line="340" w:lineRule="exact"/>
        <w:jc w:val="both"/>
        <w:rPr>
          <w:sz w:val="28"/>
          <w:szCs w:val="28"/>
        </w:rPr>
      </w:pPr>
      <w:r w:rsidRPr="00BC0B31">
        <w:rPr>
          <w:sz w:val="28"/>
          <w:szCs w:val="28"/>
        </w:rPr>
        <w:tab/>
      </w:r>
      <w:r w:rsidR="00C95FC2" w:rsidRPr="00BC0B31">
        <w:rPr>
          <w:b/>
          <w:sz w:val="28"/>
          <w:szCs w:val="28"/>
        </w:rPr>
        <w:t xml:space="preserve">Điều </w:t>
      </w:r>
      <w:r w:rsidR="00977D4C" w:rsidRPr="00BC0B31">
        <w:rPr>
          <w:b/>
          <w:sz w:val="28"/>
          <w:szCs w:val="28"/>
        </w:rPr>
        <w:t>2</w:t>
      </w:r>
      <w:r w:rsidR="00C95FC2" w:rsidRPr="00BC0B31">
        <w:rPr>
          <w:sz w:val="28"/>
          <w:szCs w:val="28"/>
        </w:rPr>
        <w:t xml:space="preserve">. </w:t>
      </w:r>
      <w:r w:rsidRPr="00BC0B31">
        <w:rPr>
          <w:sz w:val="28"/>
          <w:szCs w:val="28"/>
        </w:rPr>
        <w:t xml:space="preserve">Thông tư này có hiệu lực thi hành từ ngày </w:t>
      </w:r>
      <w:r w:rsidR="002A65C0">
        <w:rPr>
          <w:sz w:val="28"/>
          <w:szCs w:val="28"/>
        </w:rPr>
        <w:t>01</w:t>
      </w:r>
      <w:r w:rsidRPr="00BC0B31">
        <w:rPr>
          <w:sz w:val="28"/>
          <w:szCs w:val="28"/>
        </w:rPr>
        <w:t xml:space="preserve"> tháng </w:t>
      </w:r>
      <w:r w:rsidR="002A65C0">
        <w:rPr>
          <w:sz w:val="28"/>
          <w:szCs w:val="28"/>
        </w:rPr>
        <w:t>11</w:t>
      </w:r>
      <w:r w:rsidRPr="00BC0B31">
        <w:rPr>
          <w:sz w:val="28"/>
          <w:szCs w:val="28"/>
        </w:rPr>
        <w:t xml:space="preserve"> năm </w:t>
      </w:r>
      <w:r w:rsidR="00B46AF0" w:rsidRPr="00BC0B31">
        <w:rPr>
          <w:sz w:val="28"/>
          <w:szCs w:val="28"/>
        </w:rPr>
        <w:t>202</w:t>
      </w:r>
      <w:r w:rsidR="00121D11" w:rsidRPr="00BC0B31">
        <w:rPr>
          <w:sz w:val="28"/>
          <w:szCs w:val="28"/>
        </w:rPr>
        <w:t>3</w:t>
      </w:r>
      <w:r w:rsidRPr="00BC0B31">
        <w:rPr>
          <w:sz w:val="28"/>
          <w:szCs w:val="28"/>
        </w:rPr>
        <w:t>.</w:t>
      </w:r>
    </w:p>
    <w:p w:rsidR="00A73E7A" w:rsidRPr="00BC0B31" w:rsidRDefault="00A73E7A" w:rsidP="00BC0B31">
      <w:pPr>
        <w:spacing w:before="120" w:after="240" w:line="340" w:lineRule="exact"/>
        <w:jc w:val="both"/>
        <w:rPr>
          <w:sz w:val="28"/>
          <w:szCs w:val="28"/>
        </w:rPr>
      </w:pPr>
      <w:r w:rsidRPr="00BC0B31">
        <w:rPr>
          <w:sz w:val="28"/>
          <w:szCs w:val="28"/>
        </w:rPr>
        <w:lastRenderedPageBreak/>
        <w:tab/>
      </w:r>
      <w:r w:rsidRPr="00BC0B31">
        <w:rPr>
          <w:b/>
          <w:sz w:val="28"/>
          <w:szCs w:val="28"/>
        </w:rPr>
        <w:t xml:space="preserve">Điều </w:t>
      </w:r>
      <w:r w:rsidR="00977D4C" w:rsidRPr="00BC0B31">
        <w:rPr>
          <w:b/>
          <w:sz w:val="28"/>
          <w:szCs w:val="28"/>
        </w:rPr>
        <w:t>3</w:t>
      </w:r>
      <w:r w:rsidRPr="00BC0B31">
        <w:rPr>
          <w:sz w:val="28"/>
          <w:szCs w:val="28"/>
        </w:rPr>
        <w:t>. Chánh Văn phòng Bộ, Chánh Thanh tra Bộ, các Vụ trưởng, Cục trưởng Cục Đăng kiểm Việt Nam, Cục trưởng Cục Đường sắt Việt Nam, Thủ trưởng các cơ quan, tổ chức và cá nhân có liên quan chịu trách nhiệm thi hành Thông tư này./.</w:t>
      </w:r>
    </w:p>
    <w:tbl>
      <w:tblPr>
        <w:tblW w:w="0" w:type="auto"/>
        <w:tblLook w:val="04A0" w:firstRow="1" w:lastRow="0" w:firstColumn="1" w:lastColumn="0" w:noHBand="0" w:noVBand="1"/>
      </w:tblPr>
      <w:tblGrid>
        <w:gridCol w:w="4977"/>
        <w:gridCol w:w="4321"/>
      </w:tblGrid>
      <w:tr w:rsidR="00A73E7A" w:rsidRPr="005126DA" w:rsidTr="004B1271">
        <w:tc>
          <w:tcPr>
            <w:tcW w:w="5070" w:type="dxa"/>
            <w:shd w:val="clear" w:color="auto" w:fill="auto"/>
          </w:tcPr>
          <w:p w:rsidR="00A73E7A" w:rsidRPr="00390D07" w:rsidRDefault="00A73E7A" w:rsidP="00A73E7A">
            <w:pPr>
              <w:pStyle w:val="BodyTextIndent"/>
              <w:spacing w:after="0"/>
              <w:ind w:firstLine="0"/>
              <w:rPr>
                <w:rFonts w:eastAsia="Times New Roman"/>
                <w:b/>
                <w:i/>
                <w:sz w:val="26"/>
                <w:szCs w:val="26"/>
              </w:rPr>
            </w:pPr>
            <w:r w:rsidRPr="00390D07">
              <w:rPr>
                <w:rFonts w:eastAsia="Times New Roman"/>
                <w:i/>
                <w:sz w:val="26"/>
                <w:szCs w:val="26"/>
              </w:rPr>
              <w:softHyphen/>
            </w:r>
            <w:r w:rsidRPr="00390D07">
              <w:rPr>
                <w:rFonts w:eastAsia="Times New Roman"/>
                <w:i/>
                <w:sz w:val="26"/>
                <w:szCs w:val="26"/>
              </w:rPr>
              <w:softHyphen/>
            </w:r>
            <w:r w:rsidRPr="00390D07">
              <w:rPr>
                <w:rFonts w:eastAsia="Times New Roman"/>
                <w:i/>
                <w:sz w:val="26"/>
                <w:szCs w:val="26"/>
              </w:rPr>
              <w:softHyphen/>
            </w:r>
            <w:r w:rsidRPr="00390D07">
              <w:rPr>
                <w:rFonts w:eastAsia="Times New Roman"/>
                <w:i/>
                <w:sz w:val="26"/>
                <w:szCs w:val="26"/>
              </w:rPr>
              <w:softHyphen/>
            </w:r>
            <w:r w:rsidRPr="00390D07">
              <w:rPr>
                <w:rFonts w:eastAsia="Times New Roman"/>
                <w:i/>
                <w:sz w:val="26"/>
                <w:szCs w:val="26"/>
              </w:rPr>
              <w:softHyphen/>
            </w:r>
            <w:r w:rsidRPr="00390D07">
              <w:rPr>
                <w:rFonts w:eastAsia="Times New Roman"/>
                <w:b/>
                <w:i/>
                <w:sz w:val="24"/>
                <w:szCs w:val="26"/>
              </w:rPr>
              <w:t>Nơi nhận:</w:t>
            </w:r>
          </w:p>
          <w:p w:rsidR="00A73E7A" w:rsidRPr="00390D07" w:rsidRDefault="00A73E7A" w:rsidP="00A73E7A">
            <w:pPr>
              <w:spacing w:after="0" w:line="240" w:lineRule="auto"/>
              <w:jc w:val="both"/>
              <w:rPr>
                <w:sz w:val="22"/>
              </w:rPr>
            </w:pPr>
            <w:r w:rsidRPr="00390D07">
              <w:rPr>
                <w:sz w:val="22"/>
              </w:rPr>
              <w:t xml:space="preserve">- Như Điều </w:t>
            </w:r>
            <w:r w:rsidR="00977D4C">
              <w:rPr>
                <w:sz w:val="22"/>
              </w:rPr>
              <w:t>3</w:t>
            </w:r>
            <w:r w:rsidRPr="00390D07">
              <w:rPr>
                <w:sz w:val="22"/>
              </w:rPr>
              <w:t>;</w:t>
            </w:r>
          </w:p>
          <w:p w:rsidR="00A73E7A" w:rsidRPr="00390D07" w:rsidRDefault="00A73E7A" w:rsidP="00A73E7A">
            <w:pPr>
              <w:spacing w:after="0" w:line="240" w:lineRule="auto"/>
              <w:jc w:val="both"/>
              <w:rPr>
                <w:sz w:val="22"/>
              </w:rPr>
            </w:pPr>
            <w:r w:rsidRPr="00390D07">
              <w:rPr>
                <w:sz w:val="22"/>
              </w:rPr>
              <w:t>- Văn phòng Chính phủ;</w:t>
            </w:r>
          </w:p>
          <w:p w:rsidR="00A73E7A" w:rsidRPr="00390D07" w:rsidRDefault="00A73E7A" w:rsidP="00A73E7A">
            <w:pPr>
              <w:spacing w:after="0" w:line="240" w:lineRule="auto"/>
              <w:jc w:val="both"/>
              <w:rPr>
                <w:sz w:val="22"/>
              </w:rPr>
            </w:pPr>
            <w:r w:rsidRPr="00390D07">
              <w:rPr>
                <w:sz w:val="22"/>
              </w:rPr>
              <w:t xml:space="preserve">- </w:t>
            </w:r>
            <w:r w:rsidR="00700709">
              <w:rPr>
                <w:sz w:val="22"/>
              </w:rPr>
              <w:t xml:space="preserve">Các </w:t>
            </w:r>
            <w:r w:rsidRPr="00390D07">
              <w:rPr>
                <w:sz w:val="22"/>
              </w:rPr>
              <w:t>Cơ quan thuộc Chính phủ;</w:t>
            </w:r>
          </w:p>
          <w:p w:rsidR="00A73E7A" w:rsidRPr="00390D07" w:rsidRDefault="00A73E7A" w:rsidP="00A73E7A">
            <w:pPr>
              <w:spacing w:after="0" w:line="240" w:lineRule="auto"/>
              <w:jc w:val="both"/>
              <w:rPr>
                <w:sz w:val="22"/>
              </w:rPr>
            </w:pPr>
            <w:r w:rsidRPr="00390D07">
              <w:rPr>
                <w:sz w:val="22"/>
              </w:rPr>
              <w:t>- Các Bộ, cơ quan ngang Bộ;</w:t>
            </w:r>
          </w:p>
          <w:p w:rsidR="00A73E7A" w:rsidRPr="00390D07" w:rsidRDefault="00A73E7A" w:rsidP="00A73E7A">
            <w:pPr>
              <w:spacing w:after="0" w:line="240" w:lineRule="auto"/>
              <w:jc w:val="both"/>
              <w:rPr>
                <w:sz w:val="22"/>
              </w:rPr>
            </w:pPr>
            <w:r w:rsidRPr="00390D07">
              <w:rPr>
                <w:sz w:val="22"/>
              </w:rPr>
              <w:t>- UBND các tỉnh, thành phố trực thuộc TW;</w:t>
            </w:r>
          </w:p>
          <w:p w:rsidR="005126DA" w:rsidRPr="00390D07" w:rsidRDefault="005126DA" w:rsidP="005126DA">
            <w:pPr>
              <w:spacing w:after="0" w:line="240" w:lineRule="auto"/>
              <w:jc w:val="both"/>
              <w:rPr>
                <w:sz w:val="22"/>
              </w:rPr>
            </w:pPr>
            <w:r>
              <w:rPr>
                <w:sz w:val="22"/>
              </w:rPr>
              <w:t xml:space="preserve">- Bộ trưởng </w:t>
            </w:r>
            <w:r w:rsidRPr="00390D07">
              <w:rPr>
                <w:sz w:val="22"/>
              </w:rPr>
              <w:t>Bộ GTVT;</w:t>
            </w:r>
          </w:p>
          <w:p w:rsidR="00A73E7A" w:rsidRPr="00390D07" w:rsidRDefault="00A73E7A" w:rsidP="00A73E7A">
            <w:pPr>
              <w:spacing w:after="0" w:line="240" w:lineRule="auto"/>
              <w:jc w:val="both"/>
              <w:rPr>
                <w:sz w:val="22"/>
              </w:rPr>
            </w:pPr>
            <w:r w:rsidRPr="00390D07">
              <w:rPr>
                <w:sz w:val="22"/>
              </w:rPr>
              <w:t>- Các Thứ trưởng Bộ GTVT;</w:t>
            </w:r>
          </w:p>
          <w:p w:rsidR="00A73E7A" w:rsidRPr="00390D07" w:rsidRDefault="00A73E7A" w:rsidP="00A73E7A">
            <w:pPr>
              <w:spacing w:after="0" w:line="240" w:lineRule="auto"/>
              <w:jc w:val="both"/>
              <w:rPr>
                <w:sz w:val="22"/>
              </w:rPr>
            </w:pPr>
            <w:r w:rsidRPr="00390D07">
              <w:rPr>
                <w:sz w:val="22"/>
              </w:rPr>
              <w:t>- Cục KSTTHC (</w:t>
            </w:r>
            <w:r w:rsidR="00060A88">
              <w:rPr>
                <w:sz w:val="22"/>
              </w:rPr>
              <w:t xml:space="preserve">Văn phòng </w:t>
            </w:r>
            <w:r w:rsidR="00695C90">
              <w:rPr>
                <w:sz w:val="22"/>
              </w:rPr>
              <w:t xml:space="preserve">Chính </w:t>
            </w:r>
            <w:r w:rsidR="00060A88">
              <w:rPr>
                <w:sz w:val="22"/>
              </w:rPr>
              <w:t>phủ</w:t>
            </w:r>
            <w:r w:rsidRPr="00390D07">
              <w:rPr>
                <w:sz w:val="22"/>
              </w:rPr>
              <w:t>);</w:t>
            </w:r>
          </w:p>
          <w:p w:rsidR="00A73E7A" w:rsidRPr="00390D07" w:rsidRDefault="00A73E7A" w:rsidP="00A73E7A">
            <w:pPr>
              <w:spacing w:after="0" w:line="240" w:lineRule="auto"/>
              <w:jc w:val="both"/>
              <w:rPr>
                <w:sz w:val="22"/>
              </w:rPr>
            </w:pPr>
            <w:r w:rsidRPr="00390D07">
              <w:rPr>
                <w:sz w:val="22"/>
              </w:rPr>
              <w:t>- Cục Kiểm tra văn bản (Bộ Tư pháp);</w:t>
            </w:r>
          </w:p>
          <w:p w:rsidR="00A73E7A" w:rsidRPr="00390D07" w:rsidRDefault="00A73E7A" w:rsidP="00A73E7A">
            <w:pPr>
              <w:spacing w:after="0" w:line="240" w:lineRule="auto"/>
              <w:jc w:val="both"/>
              <w:rPr>
                <w:sz w:val="22"/>
              </w:rPr>
            </w:pPr>
            <w:r w:rsidRPr="00390D07">
              <w:rPr>
                <w:sz w:val="22"/>
              </w:rPr>
              <w:t xml:space="preserve">- Công báo; </w:t>
            </w:r>
          </w:p>
          <w:p w:rsidR="00A73E7A" w:rsidRPr="00390D07" w:rsidRDefault="00A73E7A" w:rsidP="00A73E7A">
            <w:pPr>
              <w:spacing w:after="0" w:line="240" w:lineRule="auto"/>
              <w:jc w:val="both"/>
              <w:rPr>
                <w:sz w:val="22"/>
              </w:rPr>
            </w:pPr>
            <w:r w:rsidRPr="00390D07">
              <w:rPr>
                <w:sz w:val="22"/>
              </w:rPr>
              <w:t>- Cổng thông tin điện tử Chính phủ;</w:t>
            </w:r>
          </w:p>
          <w:p w:rsidR="00A73E7A" w:rsidRPr="00390D07" w:rsidRDefault="00A73E7A" w:rsidP="00A73E7A">
            <w:pPr>
              <w:spacing w:after="0" w:line="240" w:lineRule="auto"/>
              <w:jc w:val="both"/>
              <w:rPr>
                <w:sz w:val="22"/>
              </w:rPr>
            </w:pPr>
            <w:r w:rsidRPr="00390D07">
              <w:rPr>
                <w:sz w:val="22"/>
              </w:rPr>
              <w:t>- Cổng thông tin điện tử Bộ GTVT;</w:t>
            </w:r>
          </w:p>
          <w:p w:rsidR="00A73E7A" w:rsidRPr="00390D07" w:rsidRDefault="00A73E7A" w:rsidP="00A73E7A">
            <w:pPr>
              <w:spacing w:after="0" w:line="240" w:lineRule="auto"/>
              <w:jc w:val="both"/>
              <w:rPr>
                <w:sz w:val="22"/>
              </w:rPr>
            </w:pPr>
            <w:r w:rsidRPr="00390D07">
              <w:rPr>
                <w:sz w:val="22"/>
              </w:rPr>
              <w:t xml:space="preserve">- Báo Giao thông, Tạp chí GTVT;             </w:t>
            </w:r>
          </w:p>
          <w:p w:rsidR="00A73E7A" w:rsidRPr="00246BC6" w:rsidRDefault="00A73E7A" w:rsidP="00A73E7A">
            <w:pPr>
              <w:tabs>
                <w:tab w:val="left" w:pos="0"/>
              </w:tabs>
              <w:spacing w:after="0" w:line="240" w:lineRule="auto"/>
              <w:jc w:val="both"/>
              <w:rPr>
                <w:lang w:val="fr-FR"/>
              </w:rPr>
            </w:pPr>
            <w:r w:rsidRPr="00246BC6">
              <w:rPr>
                <w:sz w:val="22"/>
                <w:lang w:val="fr-FR"/>
              </w:rPr>
              <w:t>- Lưu: VT, KHCN</w:t>
            </w:r>
            <w:r w:rsidR="00121D11">
              <w:rPr>
                <w:sz w:val="22"/>
                <w:lang w:val="fr-FR"/>
              </w:rPr>
              <w:t>&amp;MT</w:t>
            </w:r>
            <w:r>
              <w:rPr>
                <w:sz w:val="22"/>
                <w:lang w:val="fr-FR"/>
              </w:rPr>
              <w:t xml:space="preserve"> (5)</w:t>
            </w:r>
            <w:r w:rsidRPr="00246BC6">
              <w:rPr>
                <w:sz w:val="22"/>
                <w:lang w:val="fr-FR"/>
              </w:rPr>
              <w:t>.</w:t>
            </w:r>
          </w:p>
        </w:tc>
        <w:tc>
          <w:tcPr>
            <w:tcW w:w="4394" w:type="dxa"/>
            <w:shd w:val="clear" w:color="auto" w:fill="auto"/>
          </w:tcPr>
          <w:p w:rsidR="008E7D26" w:rsidRDefault="002A65C0" w:rsidP="008E7D26">
            <w:pPr>
              <w:pStyle w:val="Heading4"/>
              <w:tabs>
                <w:tab w:val="center" w:pos="6480"/>
              </w:tabs>
              <w:spacing w:before="0" w:after="0"/>
              <w:jc w:val="center"/>
              <w:rPr>
                <w:rFonts w:ascii="Times New Roman" w:hAnsi="Times New Roman"/>
                <w:bCs w:val="0"/>
                <w:szCs w:val="26"/>
                <w:lang w:val="fr-FR"/>
              </w:rPr>
            </w:pPr>
            <w:r>
              <w:rPr>
                <w:rFonts w:ascii="Times New Roman" w:hAnsi="Times New Roman"/>
                <w:bCs w:val="0"/>
                <w:szCs w:val="26"/>
                <w:lang w:val="fr-FR"/>
              </w:rPr>
              <w:t xml:space="preserve">KT. </w:t>
            </w:r>
            <w:r w:rsidR="00A73E7A" w:rsidRPr="00A7315E">
              <w:rPr>
                <w:rFonts w:ascii="Times New Roman" w:hAnsi="Times New Roman"/>
                <w:bCs w:val="0"/>
                <w:szCs w:val="26"/>
                <w:lang w:val="fr-FR"/>
              </w:rPr>
              <w:t>BỘ TRƯỞNG</w:t>
            </w:r>
          </w:p>
          <w:p w:rsidR="008E7D26" w:rsidRDefault="008E7D26" w:rsidP="008E7D26">
            <w:pPr>
              <w:pStyle w:val="Heading4"/>
              <w:tabs>
                <w:tab w:val="center" w:pos="6480"/>
              </w:tabs>
              <w:spacing w:before="0" w:after="0"/>
              <w:jc w:val="center"/>
              <w:rPr>
                <w:rFonts w:ascii="Times New Roman" w:hAnsi="Times New Roman"/>
                <w:bCs w:val="0"/>
                <w:szCs w:val="26"/>
                <w:lang w:val="fr-FR"/>
              </w:rPr>
            </w:pPr>
            <w:r w:rsidRPr="008E7D26">
              <w:rPr>
                <w:rFonts w:ascii="Times New Roman" w:hAnsi="Times New Roman"/>
                <w:bCs w:val="0"/>
                <w:szCs w:val="26"/>
                <w:lang w:val="fr-FR"/>
              </w:rPr>
              <w:t>THỨ TRƯỞNG</w:t>
            </w:r>
          </w:p>
          <w:p w:rsidR="00A73E7A" w:rsidRDefault="00A73E7A" w:rsidP="004B1271">
            <w:pPr>
              <w:pStyle w:val="Heading4"/>
              <w:tabs>
                <w:tab w:val="center" w:pos="6480"/>
              </w:tabs>
              <w:rPr>
                <w:rFonts w:ascii="Times New Roman" w:hAnsi="Times New Roman"/>
                <w:bCs w:val="0"/>
                <w:sz w:val="26"/>
                <w:szCs w:val="26"/>
                <w:lang w:val="fr-FR"/>
              </w:rPr>
            </w:pPr>
            <w:r w:rsidRPr="00246BC6">
              <w:rPr>
                <w:rFonts w:ascii="Times New Roman" w:hAnsi="Times New Roman"/>
                <w:bCs w:val="0"/>
                <w:sz w:val="26"/>
                <w:szCs w:val="26"/>
                <w:lang w:val="fr-FR"/>
              </w:rPr>
              <w:t xml:space="preserve">    </w:t>
            </w:r>
          </w:p>
          <w:p w:rsidR="005327DB" w:rsidRDefault="005327DB" w:rsidP="005327DB">
            <w:pPr>
              <w:rPr>
                <w:lang w:val="fr-FR"/>
              </w:rPr>
            </w:pPr>
          </w:p>
          <w:p w:rsidR="005327DB" w:rsidRDefault="005327DB" w:rsidP="005327DB">
            <w:pPr>
              <w:rPr>
                <w:lang w:val="fr-FR"/>
              </w:rPr>
            </w:pPr>
          </w:p>
          <w:p w:rsidR="005327DB" w:rsidRDefault="005327DB" w:rsidP="005327DB">
            <w:pPr>
              <w:rPr>
                <w:lang w:val="fr-FR"/>
              </w:rPr>
            </w:pPr>
          </w:p>
          <w:p w:rsidR="005327DB" w:rsidRPr="005327DB" w:rsidRDefault="005327DB" w:rsidP="005327DB">
            <w:pPr>
              <w:jc w:val="center"/>
              <w:rPr>
                <w:b/>
                <w:lang w:val="fr-FR"/>
              </w:rPr>
            </w:pPr>
            <w:r w:rsidRPr="005327DB">
              <w:rPr>
                <w:b/>
                <w:lang w:val="fr-FR"/>
              </w:rPr>
              <w:t xml:space="preserve">Nguyễn </w:t>
            </w:r>
            <w:r w:rsidR="002A65C0">
              <w:rPr>
                <w:b/>
                <w:lang w:val="fr-FR"/>
              </w:rPr>
              <w:t>Danh Huy</w:t>
            </w:r>
          </w:p>
          <w:p w:rsidR="00A73E7A" w:rsidRPr="00246BC6" w:rsidRDefault="00A73E7A" w:rsidP="004B1271">
            <w:pPr>
              <w:pStyle w:val="Heading5"/>
              <w:tabs>
                <w:tab w:val="center" w:pos="6480"/>
              </w:tabs>
              <w:rPr>
                <w:rFonts w:ascii="Times New Roman" w:hAnsi="Times New Roman"/>
                <w:bCs w:val="0"/>
                <w:i w:val="0"/>
                <w:iCs w:val="0"/>
                <w:lang w:val="fr-FR"/>
              </w:rPr>
            </w:pPr>
          </w:p>
          <w:p w:rsidR="00A73E7A" w:rsidRPr="00246BC6" w:rsidRDefault="00A73E7A" w:rsidP="004B1271">
            <w:pPr>
              <w:pStyle w:val="Heading5"/>
              <w:tabs>
                <w:tab w:val="center" w:pos="6480"/>
              </w:tabs>
              <w:rPr>
                <w:rFonts w:ascii="Times New Roman" w:hAnsi="Times New Roman"/>
                <w:bCs w:val="0"/>
                <w:i w:val="0"/>
                <w:iCs w:val="0"/>
                <w:lang w:val="fr-FR"/>
              </w:rPr>
            </w:pPr>
          </w:p>
          <w:p w:rsidR="00A73E7A" w:rsidRPr="00246BC6" w:rsidRDefault="00A73E7A" w:rsidP="004B1271">
            <w:pPr>
              <w:rPr>
                <w:b/>
                <w:lang w:val="fr-FR"/>
              </w:rPr>
            </w:pPr>
          </w:p>
          <w:p w:rsidR="00A73E7A" w:rsidRPr="00246BC6" w:rsidRDefault="00A73E7A" w:rsidP="004B1271">
            <w:pPr>
              <w:rPr>
                <w:b/>
                <w:lang w:val="fr-FR"/>
              </w:rPr>
            </w:pPr>
          </w:p>
          <w:p w:rsidR="00A73E7A" w:rsidRPr="00246BC6" w:rsidRDefault="00A73E7A" w:rsidP="006A2E7D">
            <w:pPr>
              <w:tabs>
                <w:tab w:val="left" w:pos="0"/>
              </w:tabs>
              <w:spacing w:beforeLines="40" w:before="96" w:afterLines="40" w:after="96"/>
              <w:jc w:val="center"/>
              <w:rPr>
                <w:lang w:val="fr-FR"/>
              </w:rPr>
            </w:pPr>
          </w:p>
        </w:tc>
      </w:tr>
    </w:tbl>
    <w:p w:rsidR="00A73E7A" w:rsidRPr="005126DA" w:rsidRDefault="00A73E7A" w:rsidP="00A73E7A">
      <w:pPr>
        <w:jc w:val="both"/>
        <w:rPr>
          <w:lang w:val="fr-FR"/>
        </w:rPr>
      </w:pPr>
    </w:p>
    <w:sectPr w:rsidR="00A73E7A" w:rsidRPr="005126DA" w:rsidSect="00BC0B31">
      <w:headerReference w:type="default" r:id="rId10"/>
      <w:footerReference w:type="default" r:id="rId11"/>
      <w:pgSz w:w="11907" w:h="16840" w:code="9"/>
      <w:pgMar w:top="1134" w:right="1021" w:bottom="1134"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69D8" w:rsidRDefault="008F69D8" w:rsidP="00280625">
      <w:pPr>
        <w:spacing w:after="0" w:line="240" w:lineRule="auto"/>
      </w:pPr>
      <w:r>
        <w:separator/>
      </w:r>
    </w:p>
  </w:endnote>
  <w:endnote w:type="continuationSeparator" w:id="0">
    <w:p w:rsidR="008F69D8" w:rsidRDefault="008F69D8" w:rsidP="0028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A3"/>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625" w:rsidRDefault="00280625">
    <w:pPr>
      <w:pStyle w:val="Footer"/>
      <w:jc w:val="center"/>
    </w:pPr>
  </w:p>
  <w:p w:rsidR="00280625" w:rsidRDefault="002806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69D8" w:rsidRDefault="008F69D8" w:rsidP="00280625">
      <w:pPr>
        <w:spacing w:after="0" w:line="240" w:lineRule="auto"/>
      </w:pPr>
      <w:r>
        <w:separator/>
      </w:r>
    </w:p>
  </w:footnote>
  <w:footnote w:type="continuationSeparator" w:id="0">
    <w:p w:rsidR="008F69D8" w:rsidRDefault="008F69D8" w:rsidP="00280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80538"/>
      <w:docPartObj>
        <w:docPartGallery w:val="Page Numbers (Top of Page)"/>
        <w:docPartUnique/>
      </w:docPartObj>
    </w:sdtPr>
    <w:sdtEndPr/>
    <w:sdtContent>
      <w:p w:rsidR="002F15CE" w:rsidRDefault="008E7D26">
        <w:pPr>
          <w:pStyle w:val="Header"/>
          <w:jc w:val="center"/>
        </w:pPr>
        <w:r>
          <w:fldChar w:fldCharType="begin"/>
        </w:r>
        <w:r w:rsidR="002F15CE">
          <w:instrText xml:space="preserve"> PAGE   \* MERGEFORMAT </w:instrText>
        </w:r>
        <w:r>
          <w:fldChar w:fldCharType="separate"/>
        </w:r>
        <w:r w:rsidR="00263A89">
          <w:rPr>
            <w:noProof/>
          </w:rPr>
          <w:t>2</w:t>
        </w:r>
        <w:r>
          <w:fldChar w:fldCharType="end"/>
        </w:r>
      </w:p>
    </w:sdtContent>
  </w:sdt>
  <w:p w:rsidR="002F15CE" w:rsidRDefault="002F15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04E66"/>
    <w:multiLevelType w:val="hybridMultilevel"/>
    <w:tmpl w:val="3CFE6A1E"/>
    <w:lvl w:ilvl="0" w:tplc="888278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7640C7"/>
    <w:multiLevelType w:val="hybridMultilevel"/>
    <w:tmpl w:val="2F289D0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D0A4D29"/>
    <w:multiLevelType w:val="hybridMultilevel"/>
    <w:tmpl w:val="387C7DEE"/>
    <w:lvl w:ilvl="0" w:tplc="9A785466">
      <w:start w:val="3"/>
      <w:numFmt w:val="decimal"/>
      <w:lvlText w:val="%1."/>
      <w:lvlJc w:val="left"/>
      <w:pPr>
        <w:ind w:left="928" w:hanging="360"/>
      </w:pPr>
      <w:rPr>
        <w:rFonts w:hint="default"/>
      </w:rPr>
    </w:lvl>
    <w:lvl w:ilvl="1" w:tplc="042A0019" w:tentative="1">
      <w:start w:val="1"/>
      <w:numFmt w:val="lowerLetter"/>
      <w:lvlText w:val="%2."/>
      <w:lvlJc w:val="left"/>
      <w:pPr>
        <w:ind w:left="1648" w:hanging="360"/>
      </w:pPr>
    </w:lvl>
    <w:lvl w:ilvl="2" w:tplc="042A001B" w:tentative="1">
      <w:start w:val="1"/>
      <w:numFmt w:val="lowerRoman"/>
      <w:lvlText w:val="%3."/>
      <w:lvlJc w:val="right"/>
      <w:pPr>
        <w:ind w:left="2368" w:hanging="180"/>
      </w:pPr>
    </w:lvl>
    <w:lvl w:ilvl="3" w:tplc="042A000F" w:tentative="1">
      <w:start w:val="1"/>
      <w:numFmt w:val="decimal"/>
      <w:lvlText w:val="%4."/>
      <w:lvlJc w:val="left"/>
      <w:pPr>
        <w:ind w:left="3088" w:hanging="360"/>
      </w:pPr>
    </w:lvl>
    <w:lvl w:ilvl="4" w:tplc="042A0019" w:tentative="1">
      <w:start w:val="1"/>
      <w:numFmt w:val="lowerLetter"/>
      <w:lvlText w:val="%5."/>
      <w:lvlJc w:val="left"/>
      <w:pPr>
        <w:ind w:left="3808" w:hanging="360"/>
      </w:pPr>
    </w:lvl>
    <w:lvl w:ilvl="5" w:tplc="042A001B" w:tentative="1">
      <w:start w:val="1"/>
      <w:numFmt w:val="lowerRoman"/>
      <w:lvlText w:val="%6."/>
      <w:lvlJc w:val="right"/>
      <w:pPr>
        <w:ind w:left="4528" w:hanging="180"/>
      </w:pPr>
    </w:lvl>
    <w:lvl w:ilvl="6" w:tplc="042A000F" w:tentative="1">
      <w:start w:val="1"/>
      <w:numFmt w:val="decimal"/>
      <w:lvlText w:val="%7."/>
      <w:lvlJc w:val="left"/>
      <w:pPr>
        <w:ind w:left="5248" w:hanging="360"/>
      </w:pPr>
    </w:lvl>
    <w:lvl w:ilvl="7" w:tplc="042A0019" w:tentative="1">
      <w:start w:val="1"/>
      <w:numFmt w:val="lowerLetter"/>
      <w:lvlText w:val="%8."/>
      <w:lvlJc w:val="left"/>
      <w:pPr>
        <w:ind w:left="5968" w:hanging="360"/>
      </w:pPr>
    </w:lvl>
    <w:lvl w:ilvl="8" w:tplc="042A001B" w:tentative="1">
      <w:start w:val="1"/>
      <w:numFmt w:val="lowerRoman"/>
      <w:lvlText w:val="%9."/>
      <w:lvlJc w:val="right"/>
      <w:pPr>
        <w:ind w:left="6688"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ss Trang">
    <w15:presenceInfo w15:providerId="None" w15:userId="Miss Tr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E7A"/>
    <w:rsid w:val="00060A88"/>
    <w:rsid w:val="00065EC8"/>
    <w:rsid w:val="00072C41"/>
    <w:rsid w:val="00074401"/>
    <w:rsid w:val="000A595D"/>
    <w:rsid w:val="000B1347"/>
    <w:rsid w:val="000C42D9"/>
    <w:rsid w:val="000F7F1D"/>
    <w:rsid w:val="00121D11"/>
    <w:rsid w:val="00122861"/>
    <w:rsid w:val="0017449C"/>
    <w:rsid w:val="00176340"/>
    <w:rsid w:val="001D1894"/>
    <w:rsid w:val="001D7DCE"/>
    <w:rsid w:val="002255CE"/>
    <w:rsid w:val="00263A89"/>
    <w:rsid w:val="00280625"/>
    <w:rsid w:val="002A65C0"/>
    <w:rsid w:val="002B3F52"/>
    <w:rsid w:val="002C2D7B"/>
    <w:rsid w:val="002F15CE"/>
    <w:rsid w:val="003529C0"/>
    <w:rsid w:val="0035736E"/>
    <w:rsid w:val="00361783"/>
    <w:rsid w:val="00390D07"/>
    <w:rsid w:val="003B6950"/>
    <w:rsid w:val="00405B5D"/>
    <w:rsid w:val="0040663A"/>
    <w:rsid w:val="00406C16"/>
    <w:rsid w:val="004577CF"/>
    <w:rsid w:val="00474B19"/>
    <w:rsid w:val="00484C26"/>
    <w:rsid w:val="004D7FFB"/>
    <w:rsid w:val="004E106B"/>
    <w:rsid w:val="005126DA"/>
    <w:rsid w:val="00527422"/>
    <w:rsid w:val="005327DB"/>
    <w:rsid w:val="00583666"/>
    <w:rsid w:val="005C5CA5"/>
    <w:rsid w:val="005E0177"/>
    <w:rsid w:val="006273DD"/>
    <w:rsid w:val="00627A6E"/>
    <w:rsid w:val="00660C16"/>
    <w:rsid w:val="00695C90"/>
    <w:rsid w:val="006A2E7D"/>
    <w:rsid w:val="006B42F4"/>
    <w:rsid w:val="00700709"/>
    <w:rsid w:val="00737CE1"/>
    <w:rsid w:val="0075007D"/>
    <w:rsid w:val="00775825"/>
    <w:rsid w:val="007952CE"/>
    <w:rsid w:val="008070E1"/>
    <w:rsid w:val="0082063E"/>
    <w:rsid w:val="0089253E"/>
    <w:rsid w:val="008C5E62"/>
    <w:rsid w:val="008E62FD"/>
    <w:rsid w:val="008E7D26"/>
    <w:rsid w:val="008F69D8"/>
    <w:rsid w:val="009236B1"/>
    <w:rsid w:val="00977D4C"/>
    <w:rsid w:val="009D7206"/>
    <w:rsid w:val="009F3972"/>
    <w:rsid w:val="00A0595C"/>
    <w:rsid w:val="00A26B71"/>
    <w:rsid w:val="00A72093"/>
    <w:rsid w:val="00A73E7A"/>
    <w:rsid w:val="00A7599C"/>
    <w:rsid w:val="00B46AF0"/>
    <w:rsid w:val="00B62F27"/>
    <w:rsid w:val="00B76C74"/>
    <w:rsid w:val="00BC0B31"/>
    <w:rsid w:val="00BF17A3"/>
    <w:rsid w:val="00C23F08"/>
    <w:rsid w:val="00C95FC2"/>
    <w:rsid w:val="00CB6839"/>
    <w:rsid w:val="00CC51D9"/>
    <w:rsid w:val="00CD57AD"/>
    <w:rsid w:val="00CE3AF1"/>
    <w:rsid w:val="00D10BAD"/>
    <w:rsid w:val="00D90FB9"/>
    <w:rsid w:val="00DA35AD"/>
    <w:rsid w:val="00DA71BC"/>
    <w:rsid w:val="00DD2BD2"/>
    <w:rsid w:val="00DF0BB7"/>
    <w:rsid w:val="00DF46BC"/>
    <w:rsid w:val="00E51D76"/>
    <w:rsid w:val="00EA0E1B"/>
    <w:rsid w:val="00F84A6C"/>
    <w:rsid w:val="00F9724F"/>
    <w:rsid w:val="00FF20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7801"/>
  <w15:docId w15:val="{1F062473-A58B-43F0-B802-D73A31F2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B5D"/>
  </w:style>
  <w:style w:type="paragraph" w:styleId="Heading4">
    <w:name w:val="heading 4"/>
    <w:basedOn w:val="Normal"/>
    <w:next w:val="Normal"/>
    <w:link w:val="Heading4Char"/>
    <w:semiHidden/>
    <w:unhideWhenUsed/>
    <w:qFormat/>
    <w:rsid w:val="00A73E7A"/>
    <w:pPr>
      <w:keepNext/>
      <w:spacing w:before="240" w:after="60" w:line="240" w:lineRule="auto"/>
      <w:outlineLvl w:val="3"/>
    </w:pPr>
    <w:rPr>
      <w:rFonts w:ascii="Calibri" w:eastAsia="Times New Roman" w:hAnsi="Calibri"/>
      <w:b/>
      <w:bCs/>
      <w:sz w:val="28"/>
      <w:szCs w:val="28"/>
    </w:rPr>
  </w:style>
  <w:style w:type="paragraph" w:styleId="Heading5">
    <w:name w:val="heading 5"/>
    <w:basedOn w:val="Normal"/>
    <w:next w:val="Normal"/>
    <w:link w:val="Heading5Char"/>
    <w:unhideWhenUsed/>
    <w:qFormat/>
    <w:rsid w:val="00A73E7A"/>
    <w:pPr>
      <w:spacing w:before="240" w:after="60" w:line="240" w:lineRule="auto"/>
      <w:outlineLvl w:val="4"/>
    </w:pPr>
    <w:rPr>
      <w:rFonts w:ascii="Calibri" w:eastAsia="Times New Roman"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3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E7A"/>
    <w:pPr>
      <w:ind w:left="720"/>
      <w:contextualSpacing/>
    </w:pPr>
  </w:style>
  <w:style w:type="character" w:customStyle="1" w:styleId="Heading4Char">
    <w:name w:val="Heading 4 Char"/>
    <w:basedOn w:val="DefaultParagraphFont"/>
    <w:link w:val="Heading4"/>
    <w:semiHidden/>
    <w:rsid w:val="00A73E7A"/>
    <w:rPr>
      <w:rFonts w:ascii="Calibri" w:eastAsia="Times New Roman" w:hAnsi="Calibri"/>
      <w:b/>
      <w:bCs/>
      <w:sz w:val="28"/>
      <w:szCs w:val="28"/>
    </w:rPr>
  </w:style>
  <w:style w:type="character" w:customStyle="1" w:styleId="Heading5Char">
    <w:name w:val="Heading 5 Char"/>
    <w:basedOn w:val="DefaultParagraphFont"/>
    <w:link w:val="Heading5"/>
    <w:rsid w:val="00A73E7A"/>
    <w:rPr>
      <w:rFonts w:ascii="Calibri" w:eastAsia="Times New Roman" w:hAnsi="Calibri"/>
      <w:b/>
      <w:bCs/>
      <w:i/>
      <w:iCs/>
    </w:rPr>
  </w:style>
  <w:style w:type="paragraph" w:styleId="BodyTextIndent">
    <w:name w:val="Body Text Indent"/>
    <w:basedOn w:val="Normal"/>
    <w:link w:val="BodyTextIndentChar"/>
    <w:rsid w:val="00A73E7A"/>
    <w:pPr>
      <w:spacing w:after="120" w:line="240" w:lineRule="auto"/>
      <w:ind w:firstLine="900"/>
      <w:jc w:val="both"/>
    </w:pPr>
    <w:rPr>
      <w:rFonts w:eastAsia="Batang"/>
      <w:sz w:val="28"/>
      <w:szCs w:val="24"/>
    </w:rPr>
  </w:style>
  <w:style w:type="character" w:customStyle="1" w:styleId="BodyTextIndentChar">
    <w:name w:val="Body Text Indent Char"/>
    <w:basedOn w:val="DefaultParagraphFont"/>
    <w:link w:val="BodyTextIndent"/>
    <w:rsid w:val="00A73E7A"/>
    <w:rPr>
      <w:rFonts w:eastAsia="Batang"/>
      <w:sz w:val="28"/>
      <w:szCs w:val="24"/>
    </w:rPr>
  </w:style>
  <w:style w:type="paragraph" w:styleId="BalloonText">
    <w:name w:val="Balloon Text"/>
    <w:basedOn w:val="Normal"/>
    <w:link w:val="BalloonTextChar"/>
    <w:uiPriority w:val="99"/>
    <w:semiHidden/>
    <w:unhideWhenUsed/>
    <w:rsid w:val="005C5C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CA5"/>
    <w:rPr>
      <w:rFonts w:ascii="Segoe UI" w:hAnsi="Segoe UI" w:cs="Segoe UI"/>
      <w:sz w:val="18"/>
      <w:szCs w:val="18"/>
    </w:rPr>
  </w:style>
  <w:style w:type="paragraph" w:styleId="Header">
    <w:name w:val="header"/>
    <w:basedOn w:val="Normal"/>
    <w:link w:val="HeaderChar"/>
    <w:uiPriority w:val="99"/>
    <w:unhideWhenUsed/>
    <w:rsid w:val="00280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625"/>
  </w:style>
  <w:style w:type="paragraph" w:styleId="Footer">
    <w:name w:val="footer"/>
    <w:basedOn w:val="Normal"/>
    <w:link w:val="FooterChar"/>
    <w:uiPriority w:val="99"/>
    <w:unhideWhenUsed/>
    <w:rsid w:val="00280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7647BC-F6D7-4D28-8F79-D5B3A431B590}">
  <ds:schemaRefs>
    <ds:schemaRef ds:uri="http://schemas.microsoft.com/sharepoint/v3/contenttype/forms"/>
  </ds:schemaRefs>
</ds:datastoreItem>
</file>

<file path=customXml/itemProps2.xml><?xml version="1.0" encoding="utf-8"?>
<ds:datastoreItem xmlns:ds="http://schemas.openxmlformats.org/officeDocument/2006/customXml" ds:itemID="{C681F9B6-6BA3-4ADB-AC7F-8A12D2E2C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8952F3F-3705-44F0-8E89-DDB7AA391A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HUU CHIEN</dc:creator>
  <cp:lastModifiedBy>Miss Trang</cp:lastModifiedBy>
  <cp:revision>2</cp:revision>
  <cp:lastPrinted>2023-04-12T08:45:00Z</cp:lastPrinted>
  <dcterms:created xsi:type="dcterms:W3CDTF">2023-04-18T07:46:00Z</dcterms:created>
  <dcterms:modified xsi:type="dcterms:W3CDTF">2023-04-18T07:46:00Z</dcterms:modified>
</cp:coreProperties>
</file>
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people.xml" ContentType="application/vnd.openxmlformats-officedocument.wordprocessingml.people+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354C" w:rsidRPr="00AC7DBC" w:rsidRDefault="00C50B41" w:rsidP="0005354C">
      <w:pPr>
        <w:pStyle w:val="Heading2"/>
        <w:keepNext w:val="0"/>
        <w:widowControl w:val="0"/>
        <w:numPr>
          <w:ilvl w:val="0"/>
          <w:numId w:val="0"/>
        </w:numPr>
        <w:spacing w:after="120"/>
        <w:jc w:val="center"/>
        <w:rPr>
          <w:lang w:val="sv-SE"/>
        </w:rPr>
      </w:pPr>
      <w:r>
        <w:rPr>
          <w:lang w:val="sv-SE"/>
        </w:rPr>
        <w:t xml:space="preserve"> </w:t>
      </w:r>
      <w:r w:rsidR="0005354C" w:rsidRPr="00AC7DBC">
        <w:rPr>
          <w:lang w:val="sv-SE"/>
        </w:rPr>
        <w:t>Phụ lục số 01</w:t>
      </w:r>
    </w:p>
    <w:p w:rsidR="0005354C" w:rsidRPr="00AC7DBC" w:rsidRDefault="0005354C" w:rsidP="0005354C">
      <w:pPr>
        <w:widowControl w:val="0"/>
        <w:spacing w:before="120" w:after="100" w:afterAutospacing="1"/>
        <w:jc w:val="center"/>
        <w:rPr>
          <w:lang w:val="sv-SE"/>
        </w:rPr>
      </w:pPr>
      <w:r w:rsidRPr="00AC7DBC" w:rsidDel="007C50E4">
        <w:rPr>
          <w:b/>
          <w:lang w:val="sv-SE"/>
        </w:rPr>
        <w:t xml:space="preserve"> </w:t>
      </w:r>
      <w:r w:rsidRPr="00AC7DBC">
        <w:rPr>
          <w:i/>
          <w:iCs/>
          <w:lang w:val="sv-SE"/>
        </w:rPr>
        <w:t>(Ban hành kèm theo Thông tư số …………/2018/TT-NHNN ngày ……/……./2018 của Thống đốc Ngân hàng Nhà nước Việt Nam quy định về hồ sơ, trình tự, thủ tục chấp thuận những thay đổi của tổ chức tài chính vi mô)</w:t>
      </w:r>
    </w:p>
    <w:p w:rsidR="0005354C" w:rsidRPr="00AC7DBC" w:rsidRDefault="0005354C" w:rsidP="0005354C">
      <w:pPr>
        <w:jc w:val="center"/>
        <w:rPr>
          <w:b/>
          <w:noProof/>
          <w:lang w:val="vi-VN"/>
        </w:rPr>
      </w:pPr>
      <w:r w:rsidRPr="00AC7DBC">
        <w:rPr>
          <w:b/>
          <w:noProof/>
          <w:lang w:val="vi-VN"/>
        </w:rPr>
        <w:t>CỘNG HOÀ XÃ HỘI CHỦ NGHĨA VIỆT NAM</w:t>
      </w:r>
    </w:p>
    <w:p w:rsidR="0005354C" w:rsidRPr="00AC7DBC" w:rsidRDefault="0005354C" w:rsidP="0005354C">
      <w:pPr>
        <w:jc w:val="center"/>
        <w:rPr>
          <w:b/>
          <w:noProof/>
          <w:u w:val="single"/>
          <w:lang w:val="vi-VN"/>
        </w:rPr>
      </w:pPr>
      <w:r w:rsidRPr="00AC7DBC">
        <w:rPr>
          <w:b/>
          <w:noProof/>
          <w:u w:val="single"/>
          <w:lang w:val="vi-VN"/>
        </w:rPr>
        <w:t>Độc lập - Tự do - Hạnh phúc</w:t>
      </w:r>
    </w:p>
    <w:p w:rsidR="0005354C" w:rsidRPr="00AC7DBC" w:rsidRDefault="0005354C" w:rsidP="0005354C">
      <w:pPr>
        <w:rPr>
          <w:noProof/>
          <w:lang w:val="vi-VN"/>
        </w:rPr>
      </w:pPr>
    </w:p>
    <w:p w:rsidR="0005354C" w:rsidRPr="00AC7DBC" w:rsidRDefault="0005354C" w:rsidP="0005354C">
      <w:pPr>
        <w:rPr>
          <w:noProof/>
          <w:lang w:val="vi-VN"/>
        </w:rPr>
      </w:pPr>
    </w:p>
    <w:p w:rsidR="0005354C" w:rsidRPr="00AC7DBC" w:rsidRDefault="0005354C" w:rsidP="0005354C">
      <w:pPr>
        <w:jc w:val="center"/>
        <w:rPr>
          <w:b/>
          <w:noProof/>
          <w:vertAlign w:val="superscript"/>
          <w:lang w:val="vi-VN"/>
        </w:rPr>
      </w:pPr>
      <w:r w:rsidRPr="00425C4D">
        <w:rPr>
          <w:b/>
          <w:noProof/>
          <w:lang w:val="vi-VN"/>
        </w:rPr>
        <w:t xml:space="preserve">SƠ YẾU LÝ LỊCH </w:t>
      </w:r>
    </w:p>
    <w:p w:rsidR="0005354C" w:rsidRPr="00425C4D" w:rsidRDefault="0005354C" w:rsidP="0005354C">
      <w:pPr>
        <w:ind w:right="-360" w:firstLine="720"/>
        <w:jc w:val="both"/>
        <w:rPr>
          <w:b/>
          <w:noProof/>
          <w:lang w:val="vi-VN"/>
        </w:rPr>
      </w:pPr>
      <w:r w:rsidRPr="00425C4D">
        <w:rPr>
          <w:noProof/>
        </w:rPr>
        <mc:AlternateContent>
          <mc:Choice Requires="wps">
            <w:drawing>
              <wp:anchor distT="0" distB="0" distL="114300" distR="114300" simplePos="0" relativeHeight="251659264" behindDoc="0" locked="0" layoutInCell="0" allowOverlap="1">
                <wp:simplePos x="0" y="0"/>
                <wp:positionH relativeFrom="column">
                  <wp:posOffset>4291965</wp:posOffset>
                </wp:positionH>
                <wp:positionV relativeFrom="paragraph">
                  <wp:posOffset>5080</wp:posOffset>
                </wp:positionV>
                <wp:extent cx="1080135" cy="1440180"/>
                <wp:effectExtent l="9525" t="5715" r="5715" b="1143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440180"/>
                        </a:xfrm>
                        <a:prstGeom prst="rect">
                          <a:avLst/>
                        </a:prstGeom>
                        <a:solidFill>
                          <a:srgbClr val="FFFFFF"/>
                        </a:solidFill>
                        <a:ln w="9525">
                          <a:solidFill>
                            <a:srgbClr val="0000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A65AB" id="Rectangle 2" o:spid="_x0000_s1026" style="position:absolute;margin-left:337.95pt;margin-top:.4pt;width:85.05pt;height:11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" o:allowincell="f" strokecolor="blue"/>
            </w:pict>
          </mc:Fallback>
        </mc:AlternateContent>
      </w:r>
      <w:r w:rsidRPr="00AC7DBC">
        <w:rPr>
          <w:noProof/>
        </w:rPr>
        <mc:AlternateContent>
          <mc:Choice Requires="wps">
            <w:drawing>
              <wp:anchor distT="0" distB="0" distL="114300" distR="114300" simplePos="0" relativeHeight="251660288" behindDoc="0" locked="0" layoutInCell="0" allowOverlap="1">
                <wp:simplePos x="0" y="0"/>
                <wp:positionH relativeFrom="column">
                  <wp:posOffset>4356100</wp:posOffset>
                </wp:positionH>
                <wp:positionV relativeFrom="paragraph">
                  <wp:posOffset>156845</wp:posOffset>
                </wp:positionV>
                <wp:extent cx="977900" cy="96774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967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354C" w:rsidRDefault="0005354C" w:rsidP="0005354C">
                            <w:pPr>
                              <w:jc w:val="center"/>
                              <w:rPr>
                                <w:color w:val="0000FF"/>
                              </w:rPr>
                            </w:pPr>
                            <w:r>
                              <w:rPr>
                                <w:color w:val="0000FF"/>
                              </w:rPr>
                              <w:t>Ảnh hộ chiếu (4x6cm)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43pt;margin-top:12.35pt;width:77pt;height:7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" o:allowincell="f" stroked="f">
                <v:textbox>
                  <w:txbxContent>
                    <w:p w:rsidR="0005354C" w:rsidRDefault="0005354C" w:rsidP="0005354C">
                      <w:pPr>
                        <w:jc w:val="center"/>
                        <w:rPr>
                          <w:color w:val="0000FF"/>
                        </w:rPr>
                      </w:pPr>
                      <w:r>
                        <w:rPr>
                          <w:color w:val="0000FF"/>
                        </w:rPr>
                        <w:t>Ảnh hộ chiếu (4x6cm)</w:t>
                      </w:r>
                    </w:p>
                  </w:txbxContent>
                </v:textbox>
              </v:shape>
            </w:pict>
          </mc:Fallback>
        </mc:AlternateContent>
      </w:r>
    </w:p>
    <w:p w:rsidR="0005354C" w:rsidRPr="00AC7DBC" w:rsidRDefault="0005354C" w:rsidP="0005354C">
      <w:pPr>
        <w:spacing w:before="60" w:line="264" w:lineRule="auto"/>
        <w:ind w:right="-360"/>
        <w:jc w:val="both"/>
        <w:rPr>
          <w:b/>
          <w:noProof/>
          <w:lang w:val="vi-VN"/>
        </w:rPr>
      </w:pPr>
      <w:r w:rsidRPr="00AC7DBC">
        <w:rPr>
          <w:b/>
          <w:noProof/>
          <w:lang w:val="vi-VN"/>
        </w:rPr>
        <w:t>1. Về bản thân</w:t>
      </w:r>
    </w:p>
    <w:p w:rsidR="0005354C" w:rsidRPr="00AC7DBC" w:rsidRDefault="0005354C" w:rsidP="0005354C">
      <w:pPr>
        <w:spacing w:before="60" w:line="264" w:lineRule="auto"/>
        <w:ind w:right="-360" w:firstLine="720"/>
        <w:jc w:val="both"/>
        <w:rPr>
          <w:noProof/>
          <w:lang w:val="vi-VN"/>
        </w:rPr>
      </w:pPr>
      <w:r w:rsidRPr="00AC7DBC">
        <w:rPr>
          <w:noProof/>
          <w:lang w:val="vi-VN"/>
        </w:rPr>
        <w:t>- Họ và tên khai sinh</w:t>
      </w:r>
    </w:p>
    <w:p w:rsidR="0005354C" w:rsidRPr="00AC7DBC" w:rsidRDefault="0005354C" w:rsidP="0005354C">
      <w:pPr>
        <w:spacing w:before="60" w:line="264" w:lineRule="auto"/>
        <w:ind w:right="-360" w:firstLine="720"/>
        <w:jc w:val="both"/>
        <w:rPr>
          <w:noProof/>
          <w:lang w:val="vi-VN"/>
        </w:rPr>
      </w:pPr>
      <w:r w:rsidRPr="00AC7DBC">
        <w:rPr>
          <w:noProof/>
          <w:lang w:val="vi-VN"/>
        </w:rPr>
        <w:t>- Họ và tên thường gọi</w:t>
      </w:r>
    </w:p>
    <w:p w:rsidR="0005354C" w:rsidRPr="00AC7DBC" w:rsidRDefault="0005354C" w:rsidP="0005354C">
      <w:pPr>
        <w:spacing w:before="60" w:line="264" w:lineRule="auto"/>
        <w:ind w:right="-360" w:firstLine="720"/>
        <w:jc w:val="both"/>
        <w:rPr>
          <w:noProof/>
          <w:lang w:val="vi-VN"/>
        </w:rPr>
      </w:pPr>
      <w:r w:rsidRPr="00AC7DBC">
        <w:rPr>
          <w:noProof/>
          <w:lang w:val="vi-VN"/>
        </w:rPr>
        <w:t>- Bí danh</w:t>
      </w:r>
    </w:p>
    <w:p w:rsidR="0005354C" w:rsidRPr="00AC7DBC" w:rsidRDefault="0005354C" w:rsidP="0005354C">
      <w:pPr>
        <w:spacing w:before="60" w:line="264" w:lineRule="auto"/>
        <w:ind w:right="-360" w:firstLine="720"/>
        <w:jc w:val="both"/>
        <w:rPr>
          <w:noProof/>
          <w:lang w:val="vi-VN"/>
        </w:rPr>
      </w:pPr>
      <w:r w:rsidRPr="00AC7DBC">
        <w:rPr>
          <w:noProof/>
          <w:lang w:val="vi-VN"/>
        </w:rPr>
        <w:t>- Ngày tháng năm sinh</w:t>
      </w:r>
    </w:p>
    <w:p w:rsidR="0005354C" w:rsidRPr="00AC7DBC" w:rsidRDefault="0005354C" w:rsidP="0005354C">
      <w:pPr>
        <w:spacing w:before="60" w:line="264" w:lineRule="auto"/>
        <w:ind w:right="-360" w:firstLine="720"/>
        <w:jc w:val="both"/>
        <w:rPr>
          <w:noProof/>
          <w:lang w:val="vi-VN"/>
        </w:rPr>
      </w:pPr>
      <w:r w:rsidRPr="00AC7DBC">
        <w:rPr>
          <w:noProof/>
          <w:lang w:val="vi-VN"/>
        </w:rPr>
        <w:t>- Nơi sinh</w:t>
      </w:r>
    </w:p>
    <w:p w:rsidR="0005354C" w:rsidRPr="00AC7DBC" w:rsidRDefault="0005354C" w:rsidP="0005354C">
      <w:pPr>
        <w:spacing w:before="60" w:line="264" w:lineRule="auto"/>
        <w:ind w:right="-360" w:firstLine="720"/>
        <w:jc w:val="both"/>
        <w:rPr>
          <w:noProof/>
          <w:lang w:val="vi-VN"/>
        </w:rPr>
      </w:pPr>
      <w:r w:rsidRPr="00AC7DBC">
        <w:rPr>
          <w:noProof/>
          <w:lang w:val="vi-VN"/>
        </w:rPr>
        <w:t>- Quốc tịch (các quốc tịch hiện có)</w:t>
      </w:r>
    </w:p>
    <w:p w:rsidR="0005354C" w:rsidRPr="00AC7DBC" w:rsidRDefault="0005354C" w:rsidP="0005354C">
      <w:pPr>
        <w:spacing w:before="60" w:line="264" w:lineRule="auto"/>
        <w:ind w:right="49" w:firstLine="720"/>
        <w:jc w:val="both"/>
        <w:rPr>
          <w:noProof/>
          <w:lang w:val="vi-VN"/>
        </w:rPr>
      </w:pPr>
      <w:r w:rsidRPr="00AC7DBC">
        <w:rPr>
          <w:noProof/>
          <w:lang w:val="vi-VN"/>
        </w:rPr>
        <w:t xml:space="preserve">- </w:t>
      </w:r>
      <w:r w:rsidRPr="00AC7DBC">
        <w:rPr>
          <w:noProof/>
          <w:snapToGrid w:val="0"/>
          <w:lang w:val="vi-VN"/>
        </w:rPr>
        <w:t>Địa chỉ thường trú theo hộ khẩu, địa chỉ theo chứng minh nhân</w:t>
      </w:r>
      <w:r w:rsidR="00C50B41">
        <w:rPr>
          <w:noProof/>
          <w:snapToGrid w:val="0"/>
          <w:lang w:val="vi-VN"/>
        </w:rPr>
        <w:t xml:space="preserve"> dân và địa chỉ cư trú hiện nay</w:t>
      </w:r>
    </w:p>
    <w:p w:rsidR="0005354C" w:rsidRPr="00AC7DBC" w:rsidRDefault="0005354C" w:rsidP="0005354C">
      <w:pPr>
        <w:spacing w:before="60" w:line="264" w:lineRule="auto"/>
        <w:ind w:right="49" w:firstLine="720"/>
        <w:jc w:val="both"/>
        <w:rPr>
          <w:noProof/>
          <w:lang w:val="vi-VN"/>
        </w:rPr>
      </w:pPr>
      <w:r w:rsidRPr="00AC7DBC">
        <w:rPr>
          <w:noProof/>
          <w:lang w:val="vi-VN"/>
        </w:rPr>
        <w:t xml:space="preserve">- Số chứng minh nhân dân/thẻ căn cước công dân (hoặc hộ chiếu/ giấy tờ chứng thực cá nhân hợp pháp tương đương khác); Ngày, tháng, năm và nơi cấp chứng minh thư nhân dân/thẻ căn cước công dân (hoặc hộ chiếu/ giấy tờ chứng thực cá </w:t>
      </w:r>
      <w:r w:rsidR="00C50B41">
        <w:rPr>
          <w:noProof/>
          <w:lang w:val="vi-VN"/>
        </w:rPr>
        <w:t>nhân hợp pháp tương đương khác)</w:t>
      </w:r>
    </w:p>
    <w:p w:rsidR="0005354C" w:rsidRPr="00AC7DBC" w:rsidRDefault="0005354C" w:rsidP="0005354C">
      <w:pPr>
        <w:spacing w:before="60" w:line="264" w:lineRule="auto"/>
        <w:ind w:right="49" w:firstLine="720"/>
        <w:jc w:val="both"/>
        <w:rPr>
          <w:noProof/>
          <w:lang w:val="vi-VN"/>
        </w:rPr>
      </w:pPr>
      <w:r w:rsidRPr="00AC7DBC">
        <w:rPr>
          <w:noProof/>
          <w:lang w:val="vi-VN"/>
        </w:rPr>
        <w:t>- Tên, địa chỉ của pháp nhân mà mình đại diện, tỷ lệ vốn góp được đại diện</w:t>
      </w:r>
      <w:ins w:id="0" w:author="USER" w:date="2018-04-03T11:13:00Z">
        <w:r w:rsidR="00FD68D5" w:rsidRPr="00FD68D5">
          <w:rPr>
            <w:noProof/>
            <w:lang w:val="vi-VN"/>
            <w:rPrChange w:id="1" w:author="USER" w:date="2018-04-03T11:13:00Z">
              <w:rPr>
                <w:noProof/>
              </w:rPr>
            </w:rPrChange>
          </w:rPr>
          <w:t>.</w:t>
        </w:r>
      </w:ins>
      <w:r w:rsidRPr="00AC7DBC">
        <w:rPr>
          <w:noProof/>
          <w:lang w:val="vi-VN"/>
        </w:rPr>
        <w:t xml:space="preserve"> </w:t>
      </w:r>
      <w:del w:id="2" w:author="USER" w:date="2018-04-03T11:13:00Z">
        <w:r w:rsidRPr="00AC7DBC" w:rsidDel="00FD68D5">
          <w:rPr>
            <w:noProof/>
            <w:lang w:val="vi-VN"/>
          </w:rPr>
          <w:delText xml:space="preserve">(trường hợp là người được cử làm đại diện phần vốn góp của Nhà nước tại </w:delText>
        </w:r>
        <w:r w:rsidR="003F5AAC" w:rsidRPr="003F5AAC" w:rsidDel="00FD68D5">
          <w:rPr>
            <w:noProof/>
            <w:lang w:val="vi-VN"/>
          </w:rPr>
          <w:delText xml:space="preserve">tổ chức </w:delText>
        </w:r>
        <w:r w:rsidRPr="00AC7DBC" w:rsidDel="00FD68D5">
          <w:rPr>
            <w:noProof/>
            <w:lang w:val="vi-VN"/>
          </w:rPr>
          <w:delText>)</w:delText>
        </w:r>
      </w:del>
    </w:p>
    <w:p w:rsidR="0005354C" w:rsidRPr="00AC7DBC" w:rsidRDefault="0005354C" w:rsidP="0005354C">
      <w:pPr>
        <w:spacing w:before="60" w:line="264" w:lineRule="auto"/>
        <w:ind w:right="49"/>
        <w:jc w:val="both"/>
        <w:rPr>
          <w:b/>
          <w:noProof/>
          <w:lang w:val="vi-VN"/>
        </w:rPr>
      </w:pPr>
      <w:r w:rsidRPr="00AC7DBC">
        <w:rPr>
          <w:b/>
          <w:noProof/>
          <w:lang w:val="vi-VN"/>
        </w:rPr>
        <w:t>2. Trình độ học vấn</w:t>
      </w:r>
    </w:p>
    <w:p w:rsidR="0005354C" w:rsidRPr="00AC7DBC" w:rsidRDefault="0005354C" w:rsidP="0005354C">
      <w:pPr>
        <w:spacing w:before="60" w:line="264" w:lineRule="auto"/>
        <w:ind w:right="51"/>
        <w:jc w:val="both"/>
        <w:rPr>
          <w:noProof/>
          <w:lang w:val="vi-VN"/>
        </w:rPr>
      </w:pPr>
      <w:r w:rsidRPr="00AC7DBC">
        <w:rPr>
          <w:b/>
          <w:noProof/>
          <w:lang w:val="vi-VN"/>
        </w:rPr>
        <w:tab/>
      </w:r>
      <w:r w:rsidRPr="00AC7DBC">
        <w:rPr>
          <w:noProof/>
          <w:lang w:val="vi-VN"/>
        </w:rPr>
        <w:t>- Giáo dục phổ thông;</w:t>
      </w:r>
    </w:p>
    <w:p w:rsidR="0005354C" w:rsidRPr="00AC7DBC" w:rsidRDefault="0005354C" w:rsidP="0005354C">
      <w:pPr>
        <w:spacing w:before="60" w:line="264" w:lineRule="auto"/>
        <w:ind w:right="51" w:firstLine="720"/>
        <w:jc w:val="both"/>
        <w:rPr>
          <w:noProof/>
          <w:lang w:val="vi-VN"/>
        </w:rPr>
      </w:pPr>
      <w:r w:rsidRPr="00AC7DBC">
        <w:rPr>
          <w:noProof/>
          <w:lang w:val="vi-VN"/>
        </w:rPr>
        <w:t>- Học hàm, học vị (nêu rõ tên, địa chỉ trường; chuyên ngành học; thời gian học; bằng  cấp (liệt kê đầy đủ các bằng cấp)).</w:t>
      </w:r>
      <w:r w:rsidRPr="00AC7DBC">
        <w:rPr>
          <w:noProof/>
          <w:lang w:val="vi-VN"/>
        </w:rPr>
        <w:tab/>
      </w:r>
    </w:p>
    <w:p w:rsidR="0005354C" w:rsidRPr="00AC7DBC" w:rsidRDefault="0005354C" w:rsidP="0005354C">
      <w:pPr>
        <w:spacing w:before="60"/>
        <w:ind w:right="49"/>
        <w:jc w:val="both"/>
        <w:rPr>
          <w:b/>
          <w:noProof/>
          <w:lang w:val="vi-VN"/>
        </w:rPr>
      </w:pPr>
      <w:r w:rsidRPr="00AC7DBC">
        <w:rPr>
          <w:b/>
          <w:noProof/>
          <w:lang w:val="vi-VN"/>
        </w:rPr>
        <w:t>3. Quá trình công tác:</w:t>
      </w:r>
    </w:p>
    <w:p w:rsidR="0005354C" w:rsidRPr="00AC7DBC" w:rsidRDefault="0005354C" w:rsidP="0005354C">
      <w:pPr>
        <w:spacing w:before="60"/>
        <w:ind w:right="49" w:firstLine="720"/>
        <w:jc w:val="both"/>
        <w:rPr>
          <w:noProof/>
          <w:lang w:val="vi-VN"/>
        </w:rPr>
      </w:pPr>
      <w:r w:rsidRPr="00AC7DBC">
        <w:rPr>
          <w:noProof/>
          <w:lang w:val="vi-VN"/>
        </w:rPr>
        <w:t>- Nghề nghiệp, đơn vị, chức vụ công tác từ năm 18 tuổi đến nay</w:t>
      </w:r>
      <w:r w:rsidRPr="00AC7DBC">
        <w:rPr>
          <w:noProof/>
          <w:vertAlign w:val="superscript"/>
          <w:lang w:val="vi-VN"/>
        </w:rPr>
        <w:t xml:space="preserve"> (2)</w:t>
      </w:r>
      <w:r w:rsidRPr="00AC7DBC">
        <w:rPr>
          <w:noProof/>
          <w:lang w:val="vi-VN"/>
        </w:rPr>
        <w:t>.</w:t>
      </w:r>
    </w:p>
    <w:p w:rsidR="0005354C" w:rsidRPr="00AC7DBC" w:rsidRDefault="0005354C" w:rsidP="0005354C">
      <w:pPr>
        <w:spacing w:before="60"/>
        <w:ind w:right="49" w:firstLine="720"/>
        <w:jc w:val="both"/>
        <w:rPr>
          <w:noProof/>
          <w:lang w:val="vi-VN"/>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2034"/>
        <w:gridCol w:w="1134"/>
        <w:gridCol w:w="1417"/>
        <w:gridCol w:w="2552"/>
        <w:gridCol w:w="1559"/>
      </w:tblGrid>
      <w:tr w:rsidR="0005354C" w:rsidRPr="00AC7DBC" w:rsidTr="00AC7DBC">
        <w:trPr>
          <w:trHeight w:val="1135"/>
        </w:trPr>
        <w:tc>
          <w:tcPr>
            <w:tcW w:w="768" w:type="dxa"/>
            <w:tcBorders>
              <w:top w:val="single" w:sz="4" w:space="0" w:color="auto"/>
              <w:left w:val="single" w:sz="4" w:space="0" w:color="auto"/>
              <w:bottom w:val="single" w:sz="4" w:space="0" w:color="auto"/>
              <w:right w:val="single" w:sz="4" w:space="0" w:color="auto"/>
            </w:tcBorders>
            <w:hideMark/>
          </w:tcPr>
          <w:p w:rsidR="0005354C" w:rsidRPr="00AC7DBC" w:rsidRDefault="0005354C" w:rsidP="00AC7DBC">
            <w:pPr>
              <w:spacing w:before="60"/>
              <w:ind w:right="49"/>
              <w:jc w:val="both"/>
              <w:rPr>
                <w:noProof/>
                <w:lang w:val="vi-VN"/>
              </w:rPr>
            </w:pPr>
            <w:r w:rsidRPr="00AC7DBC">
              <w:rPr>
                <w:noProof/>
                <w:lang w:val="vi-VN"/>
              </w:rPr>
              <w:t>STT</w:t>
            </w:r>
          </w:p>
        </w:tc>
        <w:tc>
          <w:tcPr>
            <w:tcW w:w="2034" w:type="dxa"/>
            <w:tcBorders>
              <w:top w:val="single" w:sz="4" w:space="0" w:color="auto"/>
              <w:left w:val="single" w:sz="4" w:space="0" w:color="auto"/>
              <w:bottom w:val="single" w:sz="4" w:space="0" w:color="auto"/>
              <w:right w:val="single" w:sz="4" w:space="0" w:color="auto"/>
            </w:tcBorders>
            <w:hideMark/>
          </w:tcPr>
          <w:p w:rsidR="0005354C" w:rsidRPr="00AC7DBC" w:rsidRDefault="0005354C" w:rsidP="00AC7DBC">
            <w:pPr>
              <w:spacing w:before="60"/>
              <w:ind w:right="49"/>
              <w:jc w:val="center"/>
              <w:rPr>
                <w:noProof/>
                <w:lang w:val="vi-VN"/>
              </w:rPr>
            </w:pPr>
            <w:r w:rsidRPr="00AC7DBC">
              <w:rPr>
                <w:noProof/>
                <w:lang w:val="vi-VN"/>
              </w:rPr>
              <w:t>Thời gian</w:t>
            </w:r>
          </w:p>
          <w:p w:rsidR="0005354C" w:rsidRPr="00AC7DBC" w:rsidRDefault="0005354C" w:rsidP="00AC7DBC">
            <w:pPr>
              <w:spacing w:before="60"/>
              <w:ind w:right="49"/>
              <w:jc w:val="center"/>
              <w:rPr>
                <w:noProof/>
                <w:lang w:val="vi-VN"/>
              </w:rPr>
            </w:pPr>
            <w:r w:rsidRPr="00AC7DBC">
              <w:rPr>
                <w:noProof/>
                <w:lang w:val="vi-VN"/>
              </w:rPr>
              <w:t>(từ tháng/năm đến tháng/năm)</w:t>
            </w:r>
            <w:r w:rsidRPr="00AC7DBC">
              <w:rPr>
                <w:noProof/>
                <w:vertAlign w:val="superscript"/>
                <w:lang w:val="vi-VN"/>
              </w:rPr>
              <w:t xml:space="preserve"> (3)</w:t>
            </w:r>
          </w:p>
        </w:tc>
        <w:tc>
          <w:tcPr>
            <w:tcW w:w="1134" w:type="dxa"/>
            <w:tcBorders>
              <w:top w:val="single" w:sz="4" w:space="0" w:color="auto"/>
              <w:left w:val="single" w:sz="4" w:space="0" w:color="auto"/>
              <w:bottom w:val="single" w:sz="4" w:space="0" w:color="auto"/>
              <w:right w:val="single" w:sz="4" w:space="0" w:color="auto"/>
            </w:tcBorders>
            <w:hideMark/>
          </w:tcPr>
          <w:p w:rsidR="0005354C" w:rsidRPr="00AC7DBC" w:rsidRDefault="0005354C" w:rsidP="00AC7DBC">
            <w:pPr>
              <w:spacing w:before="60"/>
              <w:ind w:right="49"/>
              <w:rPr>
                <w:noProof/>
                <w:lang w:val="vi-VN"/>
              </w:rPr>
            </w:pPr>
            <w:r w:rsidRPr="00AC7DBC">
              <w:rPr>
                <w:noProof/>
                <w:lang w:val="vi-VN"/>
              </w:rPr>
              <w:t xml:space="preserve">Đơn vị </w:t>
            </w:r>
          </w:p>
          <w:p w:rsidR="0005354C" w:rsidRPr="00AC7DBC" w:rsidRDefault="0005354C" w:rsidP="00AC7DBC">
            <w:pPr>
              <w:spacing w:before="60"/>
              <w:ind w:right="49"/>
              <w:rPr>
                <w:noProof/>
                <w:lang w:val="vi-VN"/>
              </w:rPr>
            </w:pPr>
            <w:r w:rsidRPr="00AC7DBC">
              <w:rPr>
                <w:noProof/>
                <w:lang w:val="vi-VN"/>
              </w:rPr>
              <w:t>công tác</w:t>
            </w:r>
          </w:p>
        </w:tc>
        <w:tc>
          <w:tcPr>
            <w:tcW w:w="1417" w:type="dxa"/>
            <w:tcBorders>
              <w:top w:val="single" w:sz="4" w:space="0" w:color="auto"/>
              <w:left w:val="single" w:sz="4" w:space="0" w:color="auto"/>
              <w:bottom w:val="single" w:sz="4" w:space="0" w:color="auto"/>
              <w:right w:val="single" w:sz="4" w:space="0" w:color="auto"/>
            </w:tcBorders>
            <w:hideMark/>
          </w:tcPr>
          <w:p w:rsidR="0005354C" w:rsidRPr="00AC7DBC" w:rsidRDefault="0005354C" w:rsidP="00AC7DBC">
            <w:pPr>
              <w:spacing w:before="60"/>
              <w:ind w:right="49"/>
              <w:rPr>
                <w:noProof/>
                <w:lang w:val="vi-VN"/>
              </w:rPr>
            </w:pPr>
            <w:r w:rsidRPr="00AC7DBC">
              <w:rPr>
                <w:noProof/>
                <w:lang w:val="vi-VN"/>
              </w:rPr>
              <w:t>Chức vụ</w:t>
            </w:r>
          </w:p>
        </w:tc>
        <w:tc>
          <w:tcPr>
            <w:tcW w:w="2552" w:type="dxa"/>
            <w:tcBorders>
              <w:top w:val="single" w:sz="4" w:space="0" w:color="auto"/>
              <w:left w:val="single" w:sz="4" w:space="0" w:color="auto"/>
              <w:bottom w:val="single" w:sz="4" w:space="0" w:color="auto"/>
              <w:right w:val="single" w:sz="4" w:space="0" w:color="auto"/>
            </w:tcBorders>
            <w:hideMark/>
          </w:tcPr>
          <w:p w:rsidR="0005354C" w:rsidRPr="00AC7DBC" w:rsidRDefault="0005354C" w:rsidP="00AC7DBC">
            <w:pPr>
              <w:spacing w:before="60"/>
              <w:ind w:right="49"/>
              <w:jc w:val="center"/>
              <w:rPr>
                <w:noProof/>
                <w:lang w:val="vi-VN"/>
              </w:rPr>
            </w:pPr>
            <w:r w:rsidRPr="00AC7DBC">
              <w:rPr>
                <w:noProof/>
                <w:lang w:val="vi-VN"/>
              </w:rPr>
              <w:t>Lĩnh vực hoạt động của doanh nghiệp</w:t>
            </w:r>
          </w:p>
        </w:tc>
        <w:tc>
          <w:tcPr>
            <w:tcW w:w="1559" w:type="dxa"/>
            <w:tcBorders>
              <w:top w:val="single" w:sz="4" w:space="0" w:color="auto"/>
              <w:left w:val="single" w:sz="4" w:space="0" w:color="auto"/>
              <w:bottom w:val="single" w:sz="4" w:space="0" w:color="auto"/>
              <w:right w:val="single" w:sz="4" w:space="0" w:color="auto"/>
            </w:tcBorders>
            <w:hideMark/>
          </w:tcPr>
          <w:p w:rsidR="0005354C" w:rsidRPr="00AC7DBC" w:rsidRDefault="0005354C" w:rsidP="00AC7DBC">
            <w:pPr>
              <w:spacing w:before="60"/>
              <w:ind w:right="49"/>
              <w:rPr>
                <w:noProof/>
                <w:lang w:val="vi-VN"/>
              </w:rPr>
            </w:pPr>
            <w:r w:rsidRPr="00AC7DBC">
              <w:rPr>
                <w:noProof/>
                <w:lang w:val="vi-VN"/>
              </w:rPr>
              <w:t xml:space="preserve">Ghi chú </w:t>
            </w:r>
            <w:del w:id="3" w:author="USER" w:date="2018-04-03T11:11:00Z">
              <w:r w:rsidRPr="00AC7DBC" w:rsidDel="008B1508">
                <w:rPr>
                  <w:noProof/>
                  <w:vertAlign w:val="superscript"/>
                  <w:lang w:val="vi-VN"/>
                </w:rPr>
                <w:delText>(4)</w:delText>
              </w:r>
            </w:del>
          </w:p>
        </w:tc>
      </w:tr>
      <w:tr w:rsidR="0005354C" w:rsidRPr="00AC7DBC" w:rsidTr="00AC7DBC">
        <w:tc>
          <w:tcPr>
            <w:tcW w:w="768" w:type="dxa"/>
            <w:tcBorders>
              <w:top w:val="single" w:sz="4" w:space="0" w:color="auto"/>
              <w:left w:val="single" w:sz="4" w:space="0" w:color="auto"/>
              <w:bottom w:val="single" w:sz="4" w:space="0" w:color="auto"/>
              <w:right w:val="single" w:sz="4" w:space="0" w:color="auto"/>
            </w:tcBorders>
          </w:tcPr>
          <w:p w:rsidR="0005354C" w:rsidRPr="00AC7DBC" w:rsidRDefault="0005354C" w:rsidP="00AC7DBC">
            <w:pPr>
              <w:spacing w:before="60"/>
              <w:ind w:right="49"/>
              <w:jc w:val="both"/>
              <w:rPr>
                <w:noProof/>
                <w:lang w:val="vi-VN"/>
              </w:rPr>
            </w:pPr>
          </w:p>
        </w:tc>
        <w:tc>
          <w:tcPr>
            <w:tcW w:w="2034" w:type="dxa"/>
            <w:tcBorders>
              <w:top w:val="single" w:sz="4" w:space="0" w:color="auto"/>
              <w:left w:val="single" w:sz="4" w:space="0" w:color="auto"/>
              <w:bottom w:val="single" w:sz="4" w:space="0" w:color="auto"/>
              <w:right w:val="single" w:sz="4" w:space="0" w:color="auto"/>
            </w:tcBorders>
          </w:tcPr>
          <w:p w:rsidR="0005354C" w:rsidRPr="00AC7DBC" w:rsidRDefault="0005354C" w:rsidP="00AC7DBC">
            <w:pPr>
              <w:spacing w:before="60"/>
              <w:ind w:right="49"/>
              <w:jc w:val="both"/>
              <w:rPr>
                <w:noProof/>
                <w:lang w:val="vi-VN"/>
              </w:rPr>
            </w:pPr>
          </w:p>
        </w:tc>
        <w:tc>
          <w:tcPr>
            <w:tcW w:w="1134" w:type="dxa"/>
            <w:tcBorders>
              <w:top w:val="single" w:sz="4" w:space="0" w:color="auto"/>
              <w:left w:val="single" w:sz="4" w:space="0" w:color="auto"/>
              <w:bottom w:val="single" w:sz="4" w:space="0" w:color="auto"/>
              <w:right w:val="single" w:sz="4" w:space="0" w:color="auto"/>
            </w:tcBorders>
          </w:tcPr>
          <w:p w:rsidR="0005354C" w:rsidRPr="00AC7DBC" w:rsidRDefault="0005354C" w:rsidP="00AC7DBC">
            <w:pPr>
              <w:spacing w:before="60"/>
              <w:ind w:right="49"/>
              <w:jc w:val="both"/>
              <w:rPr>
                <w:noProof/>
                <w:lang w:val="vi-VN"/>
              </w:rPr>
            </w:pPr>
          </w:p>
        </w:tc>
        <w:tc>
          <w:tcPr>
            <w:tcW w:w="1417" w:type="dxa"/>
            <w:tcBorders>
              <w:top w:val="single" w:sz="4" w:space="0" w:color="auto"/>
              <w:left w:val="single" w:sz="4" w:space="0" w:color="auto"/>
              <w:bottom w:val="single" w:sz="4" w:space="0" w:color="auto"/>
              <w:right w:val="single" w:sz="4" w:space="0" w:color="auto"/>
            </w:tcBorders>
          </w:tcPr>
          <w:p w:rsidR="0005354C" w:rsidRPr="00AC7DBC" w:rsidRDefault="0005354C" w:rsidP="00AC7DBC">
            <w:pPr>
              <w:spacing w:before="60"/>
              <w:ind w:right="49"/>
              <w:jc w:val="both"/>
              <w:rPr>
                <w:noProof/>
                <w:lang w:val="vi-VN"/>
              </w:rPr>
            </w:pPr>
          </w:p>
        </w:tc>
        <w:tc>
          <w:tcPr>
            <w:tcW w:w="2552" w:type="dxa"/>
            <w:tcBorders>
              <w:top w:val="single" w:sz="4" w:space="0" w:color="auto"/>
              <w:left w:val="single" w:sz="4" w:space="0" w:color="auto"/>
              <w:bottom w:val="single" w:sz="4" w:space="0" w:color="auto"/>
              <w:right w:val="single" w:sz="4" w:space="0" w:color="auto"/>
            </w:tcBorders>
          </w:tcPr>
          <w:p w:rsidR="0005354C" w:rsidRPr="00AC7DBC" w:rsidRDefault="0005354C" w:rsidP="00AC7DBC">
            <w:pPr>
              <w:spacing w:before="60"/>
              <w:ind w:right="49"/>
              <w:jc w:val="both"/>
              <w:rPr>
                <w:noProof/>
                <w:lang w:val="vi-VN"/>
              </w:rPr>
            </w:pPr>
          </w:p>
        </w:tc>
        <w:tc>
          <w:tcPr>
            <w:tcW w:w="1559" w:type="dxa"/>
            <w:tcBorders>
              <w:top w:val="single" w:sz="4" w:space="0" w:color="auto"/>
              <w:left w:val="single" w:sz="4" w:space="0" w:color="auto"/>
              <w:bottom w:val="single" w:sz="4" w:space="0" w:color="auto"/>
              <w:right w:val="single" w:sz="4" w:space="0" w:color="auto"/>
            </w:tcBorders>
          </w:tcPr>
          <w:p w:rsidR="0005354C" w:rsidRPr="00AC7DBC" w:rsidRDefault="0005354C" w:rsidP="00AC7DBC">
            <w:pPr>
              <w:spacing w:before="60"/>
              <w:ind w:right="49"/>
              <w:jc w:val="both"/>
              <w:rPr>
                <w:noProof/>
                <w:lang w:val="vi-VN"/>
              </w:rPr>
            </w:pPr>
          </w:p>
        </w:tc>
      </w:tr>
    </w:tbl>
    <w:p w:rsidR="0005354C" w:rsidRPr="00AC7DBC" w:rsidRDefault="0005354C" w:rsidP="0005354C">
      <w:pPr>
        <w:spacing w:before="60"/>
        <w:ind w:right="49" w:firstLine="720"/>
        <w:jc w:val="both"/>
        <w:rPr>
          <w:noProof/>
          <w:lang w:val="vi-VN"/>
        </w:rPr>
      </w:pPr>
      <w:r w:rsidRPr="00AC7DBC">
        <w:rPr>
          <w:noProof/>
          <w:lang w:val="vi-VN"/>
        </w:rPr>
        <w:t>- Khen thưởng, kỷ luật, trách nhiệm theo kết luận thanh tra dẫn đến việc tổ chức tín dụng, chi nhánh ngân hàng nước ngoài bị xử phạt vi phạm hành chính</w:t>
      </w:r>
      <w:r>
        <w:rPr>
          <w:noProof/>
        </w:rPr>
        <w:t xml:space="preserve"> trong lĩnh vực ngân hàng</w:t>
      </w:r>
      <w:del w:id="4" w:author="USER" w:date="2018-04-03T11:11:00Z">
        <w:r w:rsidRPr="00AC7DBC" w:rsidDel="008B1508">
          <w:rPr>
            <w:noProof/>
            <w:vertAlign w:val="superscript"/>
            <w:lang w:val="vi-VN"/>
          </w:rPr>
          <w:delText>(5)</w:delText>
        </w:r>
      </w:del>
      <w:r w:rsidRPr="00AC7DBC">
        <w:rPr>
          <w:noProof/>
          <w:lang w:val="vi-VN"/>
        </w:rPr>
        <w:t>:</w:t>
      </w:r>
    </w:p>
    <w:p w:rsidR="0005354C" w:rsidRPr="00AC7DBC" w:rsidRDefault="0005354C" w:rsidP="0005354C">
      <w:pPr>
        <w:spacing w:before="60"/>
        <w:ind w:right="49"/>
        <w:jc w:val="both"/>
        <w:rPr>
          <w:noProof/>
          <w:vertAlign w:val="superscript"/>
          <w:lang w:val="vi-VN"/>
        </w:rPr>
      </w:pPr>
      <w:r w:rsidRPr="00AC7DBC">
        <w:rPr>
          <w:b/>
          <w:noProof/>
          <w:lang w:val="vi-VN"/>
        </w:rPr>
        <w:t>4. Năng lực hành vi dân sự</w:t>
      </w:r>
      <w:r w:rsidRPr="00AC7DBC">
        <w:rPr>
          <w:noProof/>
          <w:vertAlign w:val="superscript"/>
          <w:lang w:val="vi-VN"/>
        </w:rPr>
        <w:t>(</w:t>
      </w:r>
      <w:ins w:id="5" w:author="USER" w:date="2018-04-03T11:11:00Z">
        <w:r w:rsidR="008B1508" w:rsidRPr="008B1508">
          <w:rPr>
            <w:noProof/>
            <w:vertAlign w:val="superscript"/>
            <w:lang w:val="vi-VN"/>
            <w:rPrChange w:id="6" w:author="USER" w:date="2018-04-03T11:11:00Z">
              <w:rPr>
                <w:noProof/>
                <w:vertAlign w:val="superscript"/>
              </w:rPr>
            </w:rPrChange>
          </w:rPr>
          <w:t>4</w:t>
        </w:r>
      </w:ins>
      <w:del w:id="7" w:author="USER" w:date="2018-04-03T11:11:00Z">
        <w:r w:rsidRPr="00AC7DBC" w:rsidDel="008B1508">
          <w:rPr>
            <w:noProof/>
            <w:vertAlign w:val="superscript"/>
            <w:lang w:val="vi-VN"/>
          </w:rPr>
          <w:delText>6</w:delText>
        </w:r>
      </w:del>
      <w:r w:rsidRPr="00AC7DBC">
        <w:rPr>
          <w:noProof/>
          <w:vertAlign w:val="superscript"/>
          <w:lang w:val="vi-VN"/>
        </w:rPr>
        <w:t>)</w:t>
      </w:r>
    </w:p>
    <w:p w:rsidR="0005354C" w:rsidRPr="00AC7DBC" w:rsidRDefault="0005354C" w:rsidP="0005354C">
      <w:pPr>
        <w:spacing w:before="60"/>
        <w:ind w:right="49"/>
        <w:jc w:val="both"/>
        <w:rPr>
          <w:b/>
          <w:noProof/>
          <w:lang w:val="vi-VN"/>
        </w:rPr>
      </w:pPr>
    </w:p>
    <w:p w:rsidR="0005354C" w:rsidRPr="00AC7DBC" w:rsidRDefault="0005354C" w:rsidP="0005354C">
      <w:pPr>
        <w:spacing w:before="60"/>
        <w:ind w:right="49"/>
        <w:jc w:val="both"/>
        <w:rPr>
          <w:b/>
          <w:noProof/>
          <w:lang w:val="vi-VN"/>
        </w:rPr>
      </w:pPr>
      <w:r w:rsidRPr="00AC7DBC">
        <w:rPr>
          <w:b/>
          <w:noProof/>
          <w:lang w:val="vi-VN"/>
        </w:rPr>
        <w:t>5. Cam kết trước pháp luật</w:t>
      </w:r>
    </w:p>
    <w:p w:rsidR="0005354C" w:rsidRPr="00AC7DBC" w:rsidRDefault="0005354C" w:rsidP="0005354C">
      <w:pPr>
        <w:spacing w:before="60"/>
        <w:ind w:right="49" w:firstLine="720"/>
        <w:jc w:val="both"/>
        <w:rPr>
          <w:noProof/>
          <w:lang w:val="vi-VN"/>
        </w:rPr>
      </w:pPr>
      <w:r w:rsidRPr="00AC7DBC">
        <w:rPr>
          <w:noProof/>
          <w:lang w:val="vi-VN"/>
        </w:rPr>
        <w:lastRenderedPageBreak/>
        <w:t>Tôi cam kết:</w:t>
      </w:r>
    </w:p>
    <w:p w:rsidR="0005354C" w:rsidRPr="00AC7DBC" w:rsidRDefault="0005354C" w:rsidP="0005354C">
      <w:pPr>
        <w:spacing w:before="60"/>
        <w:ind w:right="49" w:firstLine="720"/>
        <w:jc w:val="both"/>
        <w:rPr>
          <w:noProof/>
          <w:lang w:val="vi-VN"/>
        </w:rPr>
      </w:pPr>
      <w:r w:rsidRPr="00AC7DBC">
        <w:rPr>
          <w:noProof/>
          <w:lang w:val="vi-VN"/>
        </w:rPr>
        <w:t xml:space="preserve">- Đáp ứng tiêu chuẩn, điều kiện để giữ chức danh … tại tổ chức </w:t>
      </w:r>
      <w:del w:id="8" w:author="USER" w:date="2018-04-02T15:11:00Z">
        <w:r w:rsidRPr="00AC7DBC" w:rsidDel="009C4299">
          <w:rPr>
            <w:noProof/>
            <w:lang w:val="vi-VN"/>
          </w:rPr>
          <w:delText>tín dụng là hợp tác xã</w:delText>
        </w:r>
      </w:del>
      <w:ins w:id="9" w:author="USER" w:date="2018-04-02T15:11:00Z">
        <w:r w:rsidR="009C4299" w:rsidRPr="009C4299">
          <w:rPr>
            <w:noProof/>
            <w:lang w:val="vi-VN"/>
            <w:rPrChange w:id="10" w:author="USER" w:date="2018-04-02T15:11:00Z">
              <w:rPr>
                <w:noProof/>
              </w:rPr>
            </w:rPrChange>
          </w:rPr>
          <w:t>tài chính vi mô.</w:t>
        </w:r>
      </w:ins>
      <w:del w:id="11" w:author="USER" w:date="2018-04-02T15:11:00Z">
        <w:r w:rsidRPr="00AC7DBC" w:rsidDel="009C4299">
          <w:rPr>
            <w:noProof/>
            <w:lang w:val="vi-VN"/>
          </w:rPr>
          <w:delText>;</w:delText>
        </w:r>
      </w:del>
    </w:p>
    <w:p w:rsidR="0005354C" w:rsidRPr="00AC7DBC" w:rsidRDefault="0005354C" w:rsidP="0005354C">
      <w:pPr>
        <w:spacing w:before="60"/>
        <w:ind w:right="49" w:firstLine="720"/>
        <w:jc w:val="both"/>
        <w:rPr>
          <w:noProof/>
          <w:lang w:val="vi-VN"/>
        </w:rPr>
      </w:pPr>
      <w:r w:rsidRPr="00AC7DBC">
        <w:rPr>
          <w:noProof/>
          <w:lang w:val="vi-VN"/>
        </w:rPr>
        <w:t xml:space="preserve">- Thông báo cho </w:t>
      </w:r>
      <w:del w:id="12" w:author="USER" w:date="2018-04-02T15:11:00Z">
        <w:r w:rsidRPr="00AC7DBC" w:rsidDel="009C4299">
          <w:rPr>
            <w:noProof/>
            <w:lang w:val="vi-VN"/>
          </w:rPr>
          <w:delText xml:space="preserve">tổ chức tín dụng là </w:delText>
        </w:r>
      </w:del>
      <w:r w:rsidRPr="00AC7DBC">
        <w:rPr>
          <w:noProof/>
          <w:lang w:val="vi-VN"/>
        </w:rPr>
        <w:t xml:space="preserve">tổ chức tài chính vi mô về các thay đổi phát sinh liên quan đến nội dung bản khai trong thời gian Ngân hàng Nhà nước đang xem xét đề nghị của ......... (tên tổ chức </w:t>
      </w:r>
      <w:r w:rsidRPr="0005354C">
        <w:rPr>
          <w:noProof/>
          <w:lang w:val="vi-VN"/>
        </w:rPr>
        <w:t>tài chính vi mô</w:t>
      </w:r>
      <w:r w:rsidRPr="00AC7DBC">
        <w:rPr>
          <w:noProof/>
          <w:lang w:val="vi-VN"/>
        </w:rPr>
        <w:t>).</w:t>
      </w:r>
    </w:p>
    <w:p w:rsidR="0005354C" w:rsidRPr="00AC7DBC" w:rsidRDefault="0005354C" w:rsidP="0005354C">
      <w:pPr>
        <w:spacing w:before="60"/>
        <w:ind w:right="49" w:firstLine="720"/>
        <w:jc w:val="both"/>
        <w:rPr>
          <w:noProof/>
          <w:lang w:val="vi-VN"/>
        </w:rPr>
      </w:pPr>
      <w:r w:rsidRPr="00AC7DBC">
        <w:rPr>
          <w:noProof/>
          <w:lang w:val="vi-VN"/>
        </w:rPr>
        <w:t xml:space="preserve">- Các thông tin cá nhân Tôi cung cấp cho tổ chức </w:t>
      </w:r>
      <w:del w:id="13" w:author="USER" w:date="2018-04-02T15:12:00Z">
        <w:r w:rsidRPr="00AC7DBC" w:rsidDel="009C4299">
          <w:rPr>
            <w:noProof/>
            <w:lang w:val="vi-VN"/>
          </w:rPr>
          <w:delText>tín dụng là hợp tác xã</w:delText>
        </w:r>
      </w:del>
      <w:ins w:id="14" w:author="USER" w:date="2018-04-02T15:12:00Z">
        <w:r w:rsidR="009C4299" w:rsidRPr="009C4299">
          <w:rPr>
            <w:noProof/>
            <w:lang w:val="vi-VN"/>
            <w:rPrChange w:id="15" w:author="USER" w:date="2018-04-02T15:12:00Z">
              <w:rPr>
                <w:noProof/>
              </w:rPr>
            </w:rPrChange>
          </w:rPr>
          <w:t>tài chính vi mô</w:t>
        </w:r>
      </w:ins>
      <w:r w:rsidRPr="00AC7DBC">
        <w:rPr>
          <w:noProof/>
          <w:lang w:val="vi-VN"/>
        </w:rPr>
        <w:t xml:space="preserve"> để </w:t>
      </w:r>
      <w:del w:id="16" w:author="USER" w:date="2018-04-02T15:12:00Z">
        <w:r w:rsidRPr="00AC7DBC" w:rsidDel="009C4299">
          <w:rPr>
            <w:noProof/>
            <w:lang w:val="vi-VN"/>
          </w:rPr>
          <w:delText xml:space="preserve">trình </w:delText>
        </w:r>
      </w:del>
      <w:ins w:id="17" w:author="USER" w:date="2018-04-02T15:12:00Z">
        <w:r w:rsidR="009C4299" w:rsidRPr="009C4299">
          <w:rPr>
            <w:noProof/>
            <w:lang w:val="vi-VN"/>
            <w:rPrChange w:id="18" w:author="USER" w:date="2018-04-02T15:12:00Z">
              <w:rPr>
                <w:noProof/>
              </w:rPr>
            </w:rPrChange>
          </w:rPr>
          <w:t xml:space="preserve">đề nghị </w:t>
        </w:r>
      </w:ins>
      <w:r w:rsidRPr="00AC7DBC">
        <w:rPr>
          <w:noProof/>
          <w:lang w:val="vi-VN"/>
        </w:rPr>
        <w:t>Ngân hàng Nhà nước xem xét, chấp thuận dự kiến nhân sự là đúng sự thật. Tôi xin chịu trách nhiệm trước pháp luật về tính đầy đủ và chính xác của các thông tin kê khai nêu trên</w:t>
      </w:r>
      <w:ins w:id="19" w:author="USER" w:date="2018-04-02T15:12:00Z">
        <w:r w:rsidR="009C4299" w:rsidRPr="009C4299">
          <w:rPr>
            <w:noProof/>
            <w:lang w:val="vi-VN"/>
            <w:rPrChange w:id="20" w:author="USER" w:date="2018-04-02T15:12:00Z">
              <w:rPr>
                <w:noProof/>
              </w:rPr>
            </w:rPrChange>
          </w:rPr>
          <w:t>.</w:t>
        </w:r>
      </w:ins>
      <w:del w:id="21" w:author="USER" w:date="2018-04-02T15:12:00Z">
        <w:r w:rsidRPr="00AC7DBC" w:rsidDel="009C4299">
          <w:rPr>
            <w:noProof/>
            <w:lang w:val="vi-VN"/>
          </w:rPr>
          <w:delText>.</w:delText>
        </w:r>
      </w:del>
    </w:p>
    <w:p w:rsidR="0005354C" w:rsidRPr="00AC7DBC" w:rsidRDefault="0005354C" w:rsidP="0005354C">
      <w:pPr>
        <w:spacing w:before="60"/>
        <w:ind w:right="49"/>
        <w:jc w:val="right"/>
        <w:rPr>
          <w:noProof/>
          <w:lang w:val="vi-VN"/>
        </w:rPr>
      </w:pPr>
      <w:r w:rsidRPr="00AC7DBC">
        <w:rPr>
          <w:noProof/>
          <w:lang w:val="vi-VN"/>
        </w:rPr>
        <w:t>…,ngày … tháng … năm …..</w:t>
      </w:r>
    </w:p>
    <w:p w:rsidR="0005354C" w:rsidRPr="00AC7DBC" w:rsidRDefault="0005354C" w:rsidP="0005354C">
      <w:pPr>
        <w:spacing w:before="60"/>
        <w:ind w:right="49"/>
        <w:jc w:val="right"/>
        <w:rPr>
          <w:b/>
          <w:noProof/>
          <w:lang w:val="vi-VN"/>
        </w:rPr>
      </w:pPr>
      <w:r w:rsidRPr="00AC7DBC">
        <w:rPr>
          <w:b/>
          <w:noProof/>
          <w:lang w:val="vi-VN"/>
        </w:rPr>
        <w:t>Người khai</w:t>
      </w:r>
    </w:p>
    <w:p w:rsidR="0005354C" w:rsidRPr="00AC7DBC" w:rsidRDefault="0005354C" w:rsidP="0005354C">
      <w:pPr>
        <w:spacing w:before="60"/>
        <w:ind w:right="49"/>
        <w:jc w:val="right"/>
        <w:rPr>
          <w:noProof/>
          <w:lang w:val="vi-VN"/>
        </w:rPr>
      </w:pPr>
      <w:r w:rsidRPr="00AC7DBC">
        <w:rPr>
          <w:noProof/>
          <w:lang w:val="vi-VN"/>
        </w:rPr>
        <w:t>(</w:t>
      </w:r>
      <w:r w:rsidRPr="00AC7DBC">
        <w:rPr>
          <w:i/>
          <w:noProof/>
          <w:lang w:val="vi-VN"/>
        </w:rPr>
        <w:t>ký, ghi rõ họ tên</w:t>
      </w:r>
      <w:r w:rsidRPr="00AC7DBC">
        <w:rPr>
          <w:noProof/>
          <w:lang w:val="vi-VN"/>
        </w:rPr>
        <w:t>)</w:t>
      </w:r>
    </w:p>
    <w:p w:rsidR="0005354C" w:rsidRPr="00AC7DBC" w:rsidRDefault="0005354C" w:rsidP="0005354C">
      <w:pPr>
        <w:tabs>
          <w:tab w:val="left" w:pos="7425"/>
        </w:tabs>
        <w:ind w:right="49"/>
        <w:jc w:val="both"/>
        <w:rPr>
          <w:b/>
          <w:noProof/>
          <w:sz w:val="28"/>
          <w:szCs w:val="28"/>
          <w:vertAlign w:val="superscript"/>
          <w:lang w:val="vi-VN"/>
        </w:rPr>
      </w:pPr>
    </w:p>
    <w:p w:rsidR="0005354C" w:rsidRPr="00AC7DBC" w:rsidRDefault="0005354C" w:rsidP="0005354C">
      <w:pPr>
        <w:tabs>
          <w:tab w:val="left" w:pos="7425"/>
        </w:tabs>
        <w:ind w:right="49"/>
        <w:jc w:val="both"/>
        <w:rPr>
          <w:i/>
          <w:noProof/>
          <w:sz w:val="22"/>
          <w:szCs w:val="22"/>
          <w:lang w:val="vi-VN"/>
        </w:rPr>
      </w:pPr>
      <w:r w:rsidRPr="00AC7DBC">
        <w:rPr>
          <w:b/>
          <w:i/>
          <w:noProof/>
          <w:sz w:val="22"/>
          <w:szCs w:val="22"/>
          <w:u w:val="single"/>
          <w:lang w:val="vi-VN"/>
        </w:rPr>
        <w:t>Ghi chú:</w:t>
      </w:r>
    </w:p>
    <w:p w:rsidR="0005354C" w:rsidRPr="00AC7DBC" w:rsidRDefault="0005354C" w:rsidP="0005354C">
      <w:pPr>
        <w:tabs>
          <w:tab w:val="left" w:pos="7425"/>
        </w:tabs>
        <w:ind w:right="49"/>
        <w:jc w:val="both"/>
        <w:rPr>
          <w:i/>
          <w:noProof/>
          <w:sz w:val="22"/>
          <w:szCs w:val="22"/>
          <w:lang w:val="vi-VN"/>
        </w:rPr>
      </w:pPr>
      <w:r w:rsidRPr="00AC7DBC">
        <w:rPr>
          <w:i/>
          <w:noProof/>
          <w:sz w:val="22"/>
          <w:szCs w:val="22"/>
          <w:lang w:val="vi-VN"/>
        </w:rPr>
        <w:t>1. Người khai phải kê khai đầy đủ thông tin theo yêu cầu và chịu trách nhiệm trước pháp luật và tổ chức tín dụng là tổ chức tài chính vi mô về tính đầy đủ và chính xác của hồ sơ, trường hợp không phát sinh thì ghi rõ không có.</w:t>
      </w:r>
    </w:p>
    <w:p w:rsidR="0005354C" w:rsidRPr="00AC7DBC" w:rsidRDefault="0005354C" w:rsidP="0005354C">
      <w:pPr>
        <w:tabs>
          <w:tab w:val="left" w:pos="7425"/>
        </w:tabs>
        <w:ind w:right="49"/>
        <w:jc w:val="both"/>
        <w:rPr>
          <w:i/>
          <w:noProof/>
          <w:sz w:val="22"/>
          <w:szCs w:val="22"/>
          <w:lang w:val="vi-VN"/>
        </w:rPr>
      </w:pPr>
      <w:r w:rsidRPr="00AC7DBC">
        <w:rPr>
          <w:i/>
          <w:noProof/>
          <w:sz w:val="22"/>
          <w:szCs w:val="22"/>
          <w:lang w:val="vi-VN"/>
        </w:rPr>
        <w:t>2. Người khai phải kê khai đầy đủ công việc, đơn vị công tác, các chức vụ đã và đang nắm giữ.</w:t>
      </w:r>
    </w:p>
    <w:p w:rsidR="0005354C" w:rsidRPr="00AC7DBC" w:rsidRDefault="0005354C" w:rsidP="0005354C">
      <w:pPr>
        <w:tabs>
          <w:tab w:val="left" w:pos="7425"/>
        </w:tabs>
        <w:ind w:right="49"/>
        <w:jc w:val="both"/>
        <w:rPr>
          <w:i/>
          <w:noProof/>
          <w:sz w:val="22"/>
          <w:szCs w:val="22"/>
          <w:lang w:val="vi-VN"/>
        </w:rPr>
      </w:pPr>
      <w:r w:rsidRPr="00AC7DBC">
        <w:rPr>
          <w:i/>
          <w:noProof/>
          <w:sz w:val="22"/>
          <w:szCs w:val="22"/>
          <w:lang w:val="vi-VN"/>
        </w:rPr>
        <w:t xml:space="preserve">3. Phải đảm bảo tính liên tục về mặt thời gian. </w:t>
      </w:r>
    </w:p>
    <w:p w:rsidR="0005354C" w:rsidRPr="00AC7DBC" w:rsidDel="009C4299" w:rsidRDefault="0005354C">
      <w:pPr>
        <w:tabs>
          <w:tab w:val="left" w:pos="7425"/>
        </w:tabs>
        <w:ind w:right="49"/>
        <w:jc w:val="both"/>
        <w:rPr>
          <w:del w:id="22" w:author="USER" w:date="2018-04-02T15:13:00Z"/>
          <w:i/>
          <w:noProof/>
          <w:sz w:val="22"/>
          <w:szCs w:val="22"/>
          <w:lang w:val="vi-VN"/>
        </w:rPr>
      </w:pPr>
      <w:del w:id="23" w:author="USER" w:date="2018-04-03T11:11:00Z">
        <w:r w:rsidRPr="00AC7DBC" w:rsidDel="00CA62B0">
          <w:rPr>
            <w:i/>
            <w:noProof/>
            <w:sz w:val="22"/>
            <w:szCs w:val="22"/>
            <w:lang w:val="vi-VN"/>
          </w:rPr>
          <w:delText xml:space="preserve">4. Ghi </w:delText>
        </w:r>
      </w:del>
      <w:del w:id="24" w:author="USER" w:date="2018-04-02T15:13:00Z">
        <w:r w:rsidRPr="00AC7DBC" w:rsidDel="009C4299">
          <w:rPr>
            <w:i/>
            <w:noProof/>
            <w:sz w:val="22"/>
            <w:szCs w:val="22"/>
            <w:lang w:val="vi-VN"/>
          </w:rPr>
          <w:delText xml:space="preserve">chú nếu </w:delText>
        </w:r>
      </w:del>
      <w:del w:id="25" w:author="USER" w:date="2018-04-03T11:11:00Z">
        <w:r w:rsidRPr="00AC7DBC" w:rsidDel="00CA62B0">
          <w:rPr>
            <w:i/>
            <w:noProof/>
            <w:sz w:val="22"/>
            <w:szCs w:val="22"/>
            <w:lang w:val="vi-VN"/>
          </w:rPr>
          <w:delText xml:space="preserve">đơn vị công </w:delText>
        </w:r>
      </w:del>
      <w:del w:id="26" w:author="USER" w:date="2018-04-02T15:13:00Z">
        <w:r w:rsidRPr="00AC7DBC" w:rsidDel="009C4299">
          <w:rPr>
            <w:i/>
            <w:noProof/>
            <w:sz w:val="22"/>
            <w:szCs w:val="22"/>
            <w:lang w:val="vi-VN"/>
          </w:rPr>
          <w:delText>tác thuộc các trường hợp sau:</w:delText>
        </w:r>
      </w:del>
    </w:p>
    <w:p w:rsidR="0005354C" w:rsidRPr="00AC7DBC" w:rsidDel="00CA62B0" w:rsidRDefault="0005354C">
      <w:pPr>
        <w:tabs>
          <w:tab w:val="left" w:pos="7425"/>
        </w:tabs>
        <w:ind w:right="49"/>
        <w:jc w:val="both"/>
        <w:rPr>
          <w:del w:id="27" w:author="USER" w:date="2018-04-03T11:11:00Z"/>
          <w:i/>
          <w:noProof/>
          <w:sz w:val="22"/>
          <w:szCs w:val="22"/>
          <w:lang w:val="vi-VN"/>
        </w:rPr>
      </w:pPr>
      <w:del w:id="28" w:author="USER" w:date="2018-04-02T15:13:00Z">
        <w:r w:rsidRPr="00AC7DBC" w:rsidDel="009C4299">
          <w:rPr>
            <w:i/>
            <w:noProof/>
            <w:sz w:val="22"/>
            <w:szCs w:val="22"/>
            <w:lang w:val="vi-VN"/>
          </w:rPr>
          <w:delText xml:space="preserve">(i) Đơn vị </w:delText>
        </w:r>
      </w:del>
      <w:del w:id="29" w:author="USER" w:date="2018-04-03T11:11:00Z">
        <w:r w:rsidRPr="00AC7DBC" w:rsidDel="00CA62B0">
          <w:rPr>
            <w:i/>
            <w:noProof/>
            <w:sz w:val="22"/>
            <w:szCs w:val="22"/>
            <w:lang w:val="vi-VN"/>
          </w:rPr>
          <w:delText>theo quy định tại điểm c, d khoản 1 Điều 33 Luật các tổ chức tín dụng</w:delText>
        </w:r>
      </w:del>
      <w:del w:id="30" w:author="USER" w:date="2018-04-02T15:13:00Z">
        <w:r w:rsidRPr="00AC7DBC" w:rsidDel="009C4299">
          <w:rPr>
            <w:i/>
            <w:noProof/>
            <w:sz w:val="22"/>
            <w:szCs w:val="22"/>
            <w:lang w:val="vi-VN"/>
          </w:rPr>
          <w:delText>;</w:delText>
        </w:r>
      </w:del>
    </w:p>
    <w:p w:rsidR="0005354C" w:rsidRPr="00AC7DBC" w:rsidDel="009C4299" w:rsidRDefault="0005354C" w:rsidP="0005354C">
      <w:pPr>
        <w:tabs>
          <w:tab w:val="left" w:pos="7425"/>
        </w:tabs>
        <w:ind w:right="49"/>
        <w:jc w:val="both"/>
        <w:rPr>
          <w:del w:id="31" w:author="USER" w:date="2018-04-02T15:13:00Z"/>
          <w:i/>
          <w:noProof/>
          <w:sz w:val="22"/>
          <w:szCs w:val="22"/>
          <w:lang w:val="vi-VN"/>
        </w:rPr>
      </w:pPr>
      <w:del w:id="32" w:author="USER" w:date="2018-04-02T15:13:00Z">
        <w:r w:rsidRPr="00AC7DBC" w:rsidDel="009C4299">
          <w:rPr>
            <w:i/>
            <w:noProof/>
            <w:sz w:val="22"/>
            <w:szCs w:val="22"/>
            <w:lang w:val="vi-VN"/>
          </w:rPr>
          <w:delText>(ii) Nhiệm vụ được giao tại đơn vị công tác thuộc quy định tại điểm (i) nêu trên.</w:delText>
        </w:r>
      </w:del>
    </w:p>
    <w:p w:rsidR="0005354C" w:rsidRPr="00AC7DBC" w:rsidDel="00CA62B0" w:rsidRDefault="0005354C" w:rsidP="0005354C">
      <w:pPr>
        <w:tabs>
          <w:tab w:val="left" w:pos="7425"/>
        </w:tabs>
        <w:ind w:right="49"/>
        <w:jc w:val="both"/>
        <w:rPr>
          <w:del w:id="33" w:author="USER" w:date="2018-04-03T11:11:00Z"/>
          <w:i/>
          <w:noProof/>
          <w:sz w:val="22"/>
          <w:szCs w:val="22"/>
          <w:lang w:val="vi-VN"/>
        </w:rPr>
      </w:pPr>
      <w:del w:id="34" w:author="USER" w:date="2018-04-03T11:11:00Z">
        <w:r w:rsidRPr="00AC7DBC" w:rsidDel="00CA62B0">
          <w:rPr>
            <w:i/>
            <w:noProof/>
            <w:sz w:val="22"/>
            <w:szCs w:val="22"/>
            <w:lang w:val="vi-VN"/>
          </w:rPr>
          <w:delText>5. Ghi cụ thể nếu nhân sự thuộc trường hợp nêu tại điểm đ, h khoản 1 Điều 33 Luật các tổ chức tín dụng đã được sửa đổi.</w:delText>
        </w:r>
      </w:del>
    </w:p>
    <w:p w:rsidR="0005354C" w:rsidRPr="00AC7DBC" w:rsidRDefault="0005354C" w:rsidP="0005354C">
      <w:pPr>
        <w:tabs>
          <w:tab w:val="left" w:pos="7425"/>
        </w:tabs>
        <w:ind w:right="49"/>
        <w:jc w:val="both"/>
        <w:rPr>
          <w:i/>
          <w:noProof/>
          <w:sz w:val="22"/>
          <w:szCs w:val="22"/>
          <w:lang w:val="vi-VN"/>
        </w:rPr>
      </w:pPr>
      <w:del w:id="35" w:author="USER" w:date="2018-04-03T11:11:00Z">
        <w:r w:rsidRPr="00AC7DBC" w:rsidDel="00CA62B0">
          <w:rPr>
            <w:i/>
            <w:noProof/>
            <w:sz w:val="22"/>
            <w:szCs w:val="22"/>
            <w:lang w:val="vi-VN"/>
          </w:rPr>
          <w:delText>6</w:delText>
        </w:r>
      </w:del>
      <w:ins w:id="36" w:author="USER" w:date="2018-04-03T11:11:00Z">
        <w:r w:rsidR="00CA62B0" w:rsidRPr="00CA62B0">
          <w:rPr>
            <w:i/>
            <w:noProof/>
            <w:sz w:val="22"/>
            <w:szCs w:val="22"/>
            <w:lang w:val="vi-VN"/>
            <w:rPrChange w:id="37" w:author="USER" w:date="2018-04-03T11:11:00Z">
              <w:rPr>
                <w:i/>
                <w:noProof/>
                <w:sz w:val="22"/>
                <w:szCs w:val="22"/>
              </w:rPr>
            </w:rPrChange>
          </w:rPr>
          <w:t>4</w:t>
        </w:r>
      </w:ins>
      <w:r w:rsidRPr="00AC7DBC">
        <w:rPr>
          <w:i/>
          <w:noProof/>
          <w:sz w:val="22"/>
          <w:szCs w:val="22"/>
          <w:lang w:val="vi-VN"/>
        </w:rPr>
        <w:t>. Ghi cụ thể: đầy đủ/không đầy đủ/mất năng lực hành vi dân sự.</w:t>
      </w:r>
    </w:p>
    <w:p w:rsidR="0005354C" w:rsidRPr="00AC7DBC" w:rsidRDefault="0005354C" w:rsidP="0005354C">
      <w:pPr>
        <w:tabs>
          <w:tab w:val="left" w:pos="7425"/>
        </w:tabs>
        <w:ind w:right="49"/>
        <w:jc w:val="both"/>
        <w:rPr>
          <w:i/>
          <w:noProof/>
          <w:sz w:val="22"/>
          <w:szCs w:val="22"/>
          <w:lang w:val="vi-VN"/>
        </w:rPr>
      </w:pPr>
      <w:r w:rsidRPr="00AC7DBC">
        <w:rPr>
          <w:i/>
          <w:noProof/>
          <w:sz w:val="22"/>
          <w:szCs w:val="22"/>
          <w:lang w:val="vi-VN"/>
        </w:rPr>
        <w:t>Ngoài những nội dung cơ bản trên, người khai có thể bổ sung các nội dung khác nếu thấy cần thiết.</w:t>
      </w:r>
    </w:p>
    <w:p w:rsidR="007875FF" w:rsidRDefault="007875FF">
      <w:pPr>
        <w:rPr>
          <w:ins w:id="38" w:author="Vu Quoc Thanh (PC)" w:date="2018-04-11T10:55:00Z"/>
          <w:lang w:val="vi-VN"/>
        </w:rPr>
      </w:pPr>
    </w:p>
    <w:p w:rsidR="007C56BF" w:rsidRDefault="007C56BF">
      <w:pPr>
        <w:rPr>
          <w:ins w:id="39" w:author="Vu Quoc Thanh (PC)" w:date="2018-04-11T10:55:00Z"/>
          <w:lang w:val="vi-VN"/>
        </w:rPr>
      </w:pPr>
    </w:p>
    <w:p w:rsidR="007C56BF" w:rsidRDefault="007C56BF">
      <w:pPr>
        <w:rPr>
          <w:ins w:id="40" w:author="Vu Quoc Thanh (PC)" w:date="2018-04-11T10:55:00Z"/>
          <w:lang w:val="vi-VN"/>
        </w:rPr>
      </w:pPr>
    </w:p>
    <w:p w:rsidR="007C56BF" w:rsidRDefault="007C56BF">
      <w:pPr>
        <w:rPr>
          <w:ins w:id="41" w:author="Vu Quoc Thanh (PC)" w:date="2018-04-11T10:55:00Z"/>
          <w:lang w:val="vi-VN"/>
        </w:rPr>
      </w:pPr>
    </w:p>
    <w:p w:rsidR="007C56BF" w:rsidRDefault="007C56BF">
      <w:pPr>
        <w:rPr>
          <w:ins w:id="42" w:author="Vu Quoc Thanh (PC)" w:date="2018-04-11T10:55:00Z"/>
          <w:lang w:val="vi-VN"/>
        </w:rPr>
      </w:pPr>
    </w:p>
    <w:p w:rsidR="007C56BF" w:rsidRDefault="007C56BF">
      <w:pPr>
        <w:rPr>
          <w:ins w:id="43" w:author="Vu Quoc Thanh (PC)" w:date="2018-04-11T10:55:00Z"/>
          <w:lang w:val="vi-VN"/>
        </w:rPr>
      </w:pPr>
    </w:p>
    <w:p w:rsidR="007C56BF" w:rsidRDefault="007C56BF">
      <w:pPr>
        <w:rPr>
          <w:ins w:id="44" w:author="Vu Quoc Thanh (PC)" w:date="2018-04-11T10:55:00Z"/>
          <w:lang w:val="vi-VN"/>
        </w:rPr>
      </w:pPr>
    </w:p>
    <w:p w:rsidR="007C56BF" w:rsidRDefault="007C56BF">
      <w:pPr>
        <w:rPr>
          <w:ins w:id="45" w:author="Vu Quoc Thanh (PC)" w:date="2018-04-11T10:55:00Z"/>
          <w:lang w:val="vi-VN"/>
        </w:rPr>
      </w:pPr>
    </w:p>
    <w:p w:rsidR="007C56BF" w:rsidRDefault="007C56BF">
      <w:pPr>
        <w:rPr>
          <w:ins w:id="46" w:author="Vu Quoc Thanh (PC)" w:date="2018-04-11T10:55:00Z"/>
          <w:lang w:val="vi-VN"/>
        </w:rPr>
      </w:pPr>
    </w:p>
    <w:p w:rsidR="007C56BF" w:rsidRDefault="007C56BF">
      <w:pPr>
        <w:rPr>
          <w:ins w:id="47" w:author="Vu Quoc Thanh (PC)" w:date="2018-04-11T10:55:00Z"/>
          <w:lang w:val="vi-VN"/>
        </w:rPr>
      </w:pPr>
    </w:p>
    <w:p w:rsidR="007C56BF" w:rsidRDefault="007C56BF">
      <w:pPr>
        <w:rPr>
          <w:ins w:id="48" w:author="Vu Quoc Thanh (PC)" w:date="2018-04-11T10:55:00Z"/>
          <w:lang w:val="vi-VN"/>
        </w:rPr>
      </w:pPr>
    </w:p>
    <w:p w:rsidR="007C56BF" w:rsidRDefault="007C56BF">
      <w:pPr>
        <w:rPr>
          <w:ins w:id="49" w:author="Vu Quoc Thanh (PC)" w:date="2018-04-11T10:55:00Z"/>
          <w:lang w:val="vi-VN"/>
        </w:rPr>
      </w:pPr>
    </w:p>
    <w:p w:rsidR="007C56BF" w:rsidRDefault="007C56BF">
      <w:pPr>
        <w:rPr>
          <w:ins w:id="50" w:author="Vu Quoc Thanh (PC)" w:date="2018-04-11T10:55:00Z"/>
          <w:lang w:val="vi-VN"/>
        </w:rPr>
      </w:pPr>
    </w:p>
    <w:p w:rsidR="007C56BF" w:rsidRDefault="007C56BF">
      <w:pPr>
        <w:rPr>
          <w:ins w:id="51" w:author="Vu Quoc Thanh (PC)" w:date="2018-04-11T10:55:00Z"/>
          <w:lang w:val="vi-VN"/>
        </w:rPr>
      </w:pPr>
    </w:p>
    <w:p w:rsidR="007C56BF" w:rsidRDefault="007C56BF">
      <w:pPr>
        <w:rPr>
          <w:ins w:id="52" w:author="Vu Quoc Thanh (PC)" w:date="2018-04-11T10:55:00Z"/>
          <w:lang w:val="vi-VN"/>
        </w:rPr>
      </w:pPr>
    </w:p>
    <w:p w:rsidR="007C56BF" w:rsidRDefault="007C56BF">
      <w:pPr>
        <w:rPr>
          <w:ins w:id="53" w:author="Vu Quoc Thanh (PC)" w:date="2018-04-11T10:55:00Z"/>
          <w:lang w:val="vi-VN"/>
        </w:rPr>
      </w:pPr>
    </w:p>
    <w:p w:rsidR="007C56BF" w:rsidRDefault="007C56BF">
      <w:pPr>
        <w:rPr>
          <w:ins w:id="54" w:author="Vu Quoc Thanh (PC)" w:date="2018-04-11T10:55:00Z"/>
          <w:lang w:val="vi-VN"/>
        </w:rPr>
      </w:pPr>
    </w:p>
    <w:p w:rsidR="007C56BF" w:rsidRDefault="007C56BF">
      <w:pPr>
        <w:rPr>
          <w:ins w:id="55" w:author="Vu Quoc Thanh (PC)" w:date="2018-04-11T10:55:00Z"/>
          <w:lang w:val="vi-VN"/>
        </w:rPr>
      </w:pPr>
    </w:p>
    <w:p w:rsidR="007C56BF" w:rsidRDefault="007C56BF">
      <w:pPr>
        <w:rPr>
          <w:ins w:id="56" w:author="Vu Quoc Thanh (PC)" w:date="2018-04-11T10:55:00Z"/>
          <w:lang w:val="vi-VN"/>
        </w:rPr>
      </w:pPr>
    </w:p>
    <w:p w:rsidR="007C56BF" w:rsidRDefault="007C56BF">
      <w:pPr>
        <w:rPr>
          <w:ins w:id="57" w:author="Vu Quoc Thanh (PC)" w:date="2018-04-11T10:55:00Z"/>
          <w:lang w:val="vi-VN"/>
        </w:rPr>
      </w:pPr>
    </w:p>
    <w:p w:rsidR="007C56BF" w:rsidRDefault="007C56BF">
      <w:pPr>
        <w:rPr>
          <w:ins w:id="58" w:author="Vu Quoc Thanh (PC)" w:date="2018-04-11T10:55:00Z"/>
          <w:lang w:val="vi-VN"/>
        </w:rPr>
      </w:pPr>
    </w:p>
    <w:p w:rsidR="007C56BF" w:rsidRDefault="007C56BF">
      <w:pPr>
        <w:rPr>
          <w:ins w:id="59" w:author="Vu Quoc Thanh (PC)" w:date="2018-04-11T10:55:00Z"/>
          <w:lang w:val="vi-VN"/>
        </w:rPr>
      </w:pPr>
    </w:p>
    <w:p w:rsidR="007C56BF" w:rsidRDefault="007C56BF">
      <w:pPr>
        <w:rPr>
          <w:ins w:id="60" w:author="Vu Quoc Thanh (PC)" w:date="2018-04-11T10:55:00Z"/>
          <w:lang w:val="vi-VN"/>
        </w:rPr>
      </w:pPr>
    </w:p>
    <w:p w:rsidR="007C56BF" w:rsidRDefault="007C56BF">
      <w:pPr>
        <w:rPr>
          <w:ins w:id="61" w:author="Vu Quoc Thanh (PC)" w:date="2018-04-11T10:55:00Z"/>
          <w:lang w:val="vi-VN"/>
        </w:rPr>
      </w:pPr>
    </w:p>
    <w:p w:rsidR="007C56BF" w:rsidRDefault="007C56BF">
      <w:pPr>
        <w:rPr>
          <w:ins w:id="62" w:author="Vu Quoc Thanh (PC)" w:date="2018-04-11T10:55:00Z"/>
          <w:lang w:val="vi-VN"/>
        </w:rPr>
      </w:pPr>
    </w:p>
    <w:p w:rsidR="007C56BF" w:rsidRDefault="007C56BF">
      <w:pPr>
        <w:rPr>
          <w:ins w:id="63" w:author="Vu Quoc Thanh (PC)" w:date="2018-04-11T10:55:00Z"/>
          <w:lang w:val="vi-VN"/>
        </w:rPr>
      </w:pPr>
    </w:p>
    <w:p w:rsidR="007C56BF" w:rsidRDefault="007C56BF">
      <w:pPr>
        <w:rPr>
          <w:ins w:id="64" w:author="Vu Quoc Thanh (PC)" w:date="2018-04-11T10:55:00Z"/>
          <w:lang w:val="vi-VN"/>
        </w:rPr>
      </w:pPr>
      <w:bookmarkStart w:id="65" w:name="_GoBack"/>
      <w:bookmarkEnd w:id="65"/>
    </w:p>
    <w:p w:rsidR="007C56BF" w:rsidRDefault="007C56BF">
      <w:pPr>
        <w:rPr>
          <w:ins w:id="66" w:author="Vu Quoc Thanh (PC)" w:date="2018-04-11T10:55:00Z"/>
          <w:lang w:val="vi-VN"/>
        </w:rPr>
      </w:pPr>
    </w:p>
    <w:p w:rsidR="007C56BF" w:rsidRDefault="007C56BF">
      <w:pPr>
        <w:rPr>
          <w:ins w:id="67" w:author="Vu Quoc Thanh (PC)" w:date="2018-04-11T10:55:00Z"/>
          <w:lang w:val="vi-VN"/>
        </w:rPr>
      </w:pPr>
    </w:p>
    <w:p w:rsidR="007C56BF" w:rsidRPr="00AC7DBC" w:rsidRDefault="007C56BF" w:rsidP="007C56BF">
      <w:pPr>
        <w:pStyle w:val="Heading2"/>
        <w:keepNext w:val="0"/>
        <w:widowControl w:val="0"/>
        <w:numPr>
          <w:ilvl w:val="0"/>
          <w:numId w:val="0"/>
        </w:numPr>
        <w:spacing w:after="120"/>
        <w:jc w:val="center"/>
        <w:rPr>
          <w:ins w:id="68" w:author="Vu Quoc Thanh (PC)" w:date="2018-04-11T10:55:00Z"/>
          <w:lang w:val="sv-SE"/>
        </w:rPr>
      </w:pPr>
      <w:ins w:id="69" w:author="Vu Quoc Thanh (PC)" w:date="2018-04-11T10:55:00Z">
        <w:r w:rsidRPr="00425C4D">
          <w:rPr>
            <w:lang w:val="sv-SE"/>
          </w:rPr>
          <w:lastRenderedPageBreak/>
          <w:t>Phụ lục số</w:t>
        </w:r>
        <w:r w:rsidRPr="00AC7DBC">
          <w:rPr>
            <w:lang w:val="sv-SE"/>
          </w:rPr>
          <w:t xml:space="preserve"> 0</w:t>
        </w:r>
        <w:r w:rsidRPr="00425C4D">
          <w:rPr>
            <w:lang w:val="sv-SE"/>
          </w:rPr>
          <w:t>2</w:t>
        </w:r>
      </w:ins>
    </w:p>
    <w:p w:rsidR="007C56BF" w:rsidRPr="00AC7DBC" w:rsidRDefault="007C56BF" w:rsidP="007C56BF">
      <w:pPr>
        <w:widowControl w:val="0"/>
        <w:spacing w:before="120" w:after="100" w:afterAutospacing="1"/>
        <w:jc w:val="center"/>
        <w:rPr>
          <w:ins w:id="70" w:author="Vu Quoc Thanh (PC)" w:date="2018-04-11T10:55:00Z"/>
          <w:lang w:val="vi-VN"/>
        </w:rPr>
      </w:pPr>
      <w:ins w:id="71" w:author="Vu Quoc Thanh (PC)" w:date="2018-04-11T10:55:00Z">
        <w:r w:rsidRPr="00AC7DBC">
          <w:rPr>
            <w:i/>
            <w:iCs/>
            <w:lang w:val="vi-VN"/>
          </w:rPr>
          <w:t>(Ban hành kèm theo Thông tư số …………/2018/TT-NHNN ngày ……/……./2018 của Thống đốc Ngân hàng Nhà nước Việt Nam quy định về hồ sơ, trình tự, thủ tục chấp thuận những thay đổi của tổ chức tài chính vi mô)</w:t>
        </w:r>
      </w:ins>
    </w:p>
    <w:p w:rsidR="007C56BF" w:rsidRPr="00AC7DBC" w:rsidRDefault="007C56BF" w:rsidP="007C56BF">
      <w:pPr>
        <w:widowControl w:val="0"/>
        <w:shd w:val="clear" w:color="auto" w:fill="FFFFFF"/>
        <w:spacing w:line="234" w:lineRule="atLeast"/>
        <w:jc w:val="center"/>
        <w:rPr>
          <w:ins w:id="72" w:author="Vu Quoc Thanh (PC)" w:date="2018-04-11T10:55:00Z"/>
          <w:lang w:val="sv-SE"/>
        </w:rPr>
      </w:pPr>
      <w:ins w:id="73" w:author="Vu Quoc Thanh (PC)" w:date="2018-04-11T10:55:00Z">
        <w:r w:rsidRPr="00425C4D">
          <w:rPr>
            <w:noProof/>
          </w:rPr>
          <mc:AlternateContent>
            <mc:Choice Requires="wps">
              <w:drawing>
                <wp:anchor distT="0" distB="0" distL="114300" distR="114300" simplePos="0" relativeHeight="251662336" behindDoc="0" locked="0" layoutInCell="1" allowOverlap="1" wp14:anchorId="69D0A5F1" wp14:editId="047AEB77">
                  <wp:simplePos x="0" y="0"/>
                  <wp:positionH relativeFrom="column">
                    <wp:posOffset>2262505</wp:posOffset>
                  </wp:positionH>
                  <wp:positionV relativeFrom="paragraph">
                    <wp:posOffset>491490</wp:posOffset>
                  </wp:positionV>
                  <wp:extent cx="1240155" cy="0"/>
                  <wp:effectExtent l="8890" t="6350" r="8255"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5396AB" id="_x0000_t32" coordsize="21600,21600" o:spt="32" o:oned="t" path="m,l21600,21600e" filled="f">
                  <v:path arrowok="t" fillok="f" o:connecttype="none"/>
                  <o:lock v:ext="edit" shapetype="t"/>
                </v:shapetype>
                <v:shape id="Straight Arrow Connector 3" o:spid="_x0000_s1026" type="#_x0000_t32" style="position:absolute;margin-left:178.15pt;margin-top:38.7pt;width:9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"/>
              </w:pict>
            </mc:Fallback>
          </mc:AlternateContent>
        </w:r>
        <w:r w:rsidRPr="00425C4D">
          <w:rPr>
            <w:b/>
            <w:lang w:val="sv-SE"/>
          </w:rPr>
          <w:t>CỘNG HÒA XÃ HỘI CHỦ NGHĨA VIỆT NAM</w:t>
        </w:r>
        <w:r w:rsidRPr="00425C4D">
          <w:rPr>
            <w:b/>
            <w:lang w:val="sv-SE"/>
          </w:rPr>
          <w:br/>
          <w:t>Độc lập - Tự do - Hạnh phúc</w:t>
        </w:r>
        <w:r w:rsidRPr="00425C4D">
          <w:rPr>
            <w:b/>
            <w:lang w:val="sv-SE"/>
          </w:rPr>
          <w:br/>
        </w:r>
      </w:ins>
    </w:p>
    <w:p w:rsidR="007C56BF" w:rsidRPr="00AC7DBC" w:rsidRDefault="007C56BF" w:rsidP="007C56BF">
      <w:pPr>
        <w:widowControl w:val="0"/>
        <w:shd w:val="clear" w:color="auto" w:fill="FFFFFF"/>
        <w:spacing w:before="120" w:line="234" w:lineRule="atLeast"/>
        <w:jc w:val="center"/>
        <w:rPr>
          <w:ins w:id="74" w:author="Vu Quoc Thanh (PC)" w:date="2018-04-11T10:55:00Z"/>
          <w:b/>
          <w:sz w:val="28"/>
          <w:lang w:val="sv-SE"/>
        </w:rPr>
      </w:pPr>
      <w:ins w:id="75" w:author="Vu Quoc Thanh (PC)" w:date="2018-04-11T10:55:00Z">
        <w:r w:rsidRPr="00AC7DBC">
          <w:rPr>
            <w:b/>
            <w:sz w:val="28"/>
            <w:lang w:val="sv-SE"/>
          </w:rPr>
          <w:t>BẢNG KÊ KHAI NGƯỜI CÓ LIÊN QUAN</w:t>
        </w:r>
      </w:ins>
    </w:p>
    <w:p w:rsidR="007C56BF" w:rsidRDefault="007C56BF" w:rsidP="007C56BF">
      <w:pPr>
        <w:widowControl w:val="0"/>
        <w:spacing w:line="264" w:lineRule="auto"/>
        <w:ind w:firstLine="1080"/>
        <w:rPr>
          <w:ins w:id="76" w:author="Vu Quoc Thanh (PC)" w:date="2018-04-11T10:55:00Z"/>
          <w:sz w:val="28"/>
          <w:lang w:val="sv-SE"/>
        </w:rPr>
      </w:pPr>
      <w:ins w:id="77" w:author="Vu Quoc Thanh (PC)" w:date="2018-04-11T10:55:00Z">
        <w:r>
          <w:rPr>
            <w:sz w:val="28"/>
            <w:lang w:val="sv-SE"/>
          </w:rPr>
          <w:t xml:space="preserve">             </w:t>
        </w:r>
      </w:ins>
    </w:p>
    <w:p w:rsidR="007C56BF" w:rsidRPr="00AC7DBC" w:rsidRDefault="007C56BF" w:rsidP="007C56BF">
      <w:pPr>
        <w:widowControl w:val="0"/>
        <w:spacing w:line="264" w:lineRule="auto"/>
        <w:ind w:firstLine="1080"/>
        <w:rPr>
          <w:ins w:id="78" w:author="Vu Quoc Thanh (PC)" w:date="2018-04-11T10:55:00Z"/>
          <w:sz w:val="28"/>
          <w:lang w:val="sv-SE"/>
        </w:rPr>
      </w:pPr>
      <w:ins w:id="79" w:author="Vu Quoc Thanh (PC)" w:date="2018-04-11T10:55:00Z">
        <w:r>
          <w:rPr>
            <w:sz w:val="28"/>
            <w:lang w:val="sv-SE"/>
          </w:rPr>
          <w:t xml:space="preserve">             </w:t>
        </w:r>
        <w:r w:rsidRPr="00AC7DBC">
          <w:rPr>
            <w:sz w:val="28"/>
            <w:lang w:val="sv-SE"/>
          </w:rPr>
          <w:t>Kính gử</w:t>
        </w:r>
        <w:r>
          <w:rPr>
            <w:sz w:val="28"/>
            <w:lang w:val="sv-SE"/>
          </w:rPr>
          <w:t>i: Ngân hàng  Nhà nước Việt Nam</w:t>
        </w:r>
      </w:ins>
    </w:p>
    <w:p w:rsidR="007C56BF" w:rsidRPr="00AC7DBC" w:rsidRDefault="007C56BF" w:rsidP="007C56BF">
      <w:pPr>
        <w:widowControl w:val="0"/>
        <w:spacing w:line="264" w:lineRule="auto"/>
        <w:jc w:val="center"/>
        <w:rPr>
          <w:ins w:id="80" w:author="Vu Quoc Thanh (PC)" w:date="2018-04-11T10:55:00Z"/>
          <w:sz w:val="28"/>
          <w:lang w:val="sv-SE"/>
        </w:rPr>
      </w:pPr>
      <w:ins w:id="81" w:author="Vu Quoc Thanh (PC)" w:date="2018-04-11T10:55:00Z">
        <w:r w:rsidRPr="00AC7DBC">
          <w:rPr>
            <w:sz w:val="28"/>
            <w:lang w:val="sv-SE"/>
          </w:rPr>
          <w:t xml:space="preserve">                </w:t>
        </w:r>
      </w:ins>
    </w:p>
    <w:tbl>
      <w:tblPr>
        <w:tblW w:w="987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9"/>
        <w:gridCol w:w="2763"/>
        <w:gridCol w:w="1229"/>
        <w:gridCol w:w="1559"/>
        <w:gridCol w:w="1559"/>
        <w:gridCol w:w="2126"/>
      </w:tblGrid>
      <w:tr w:rsidR="007C56BF" w:rsidRPr="00BD3994" w:rsidTr="00270C81">
        <w:trPr>
          <w:cantSplit/>
          <w:trHeight w:val="1097"/>
          <w:ins w:id="82" w:author="Vu Quoc Thanh (PC)" w:date="2018-04-11T10:55:00Z"/>
        </w:trPr>
        <w:tc>
          <w:tcPr>
            <w:tcW w:w="639" w:type="dxa"/>
            <w:tcBorders>
              <w:top w:val="single" w:sz="4" w:space="0" w:color="auto"/>
              <w:left w:val="single" w:sz="4" w:space="0" w:color="auto"/>
              <w:bottom w:val="single" w:sz="4" w:space="0" w:color="auto"/>
              <w:right w:val="single" w:sz="4" w:space="0" w:color="auto"/>
            </w:tcBorders>
            <w:vAlign w:val="center"/>
            <w:hideMark/>
          </w:tcPr>
          <w:p w:rsidR="007C56BF" w:rsidRPr="00AC7DBC" w:rsidRDefault="007C56BF" w:rsidP="00270C81">
            <w:pPr>
              <w:ind w:left="-180" w:right="-288"/>
              <w:jc w:val="center"/>
              <w:rPr>
                <w:ins w:id="83" w:author="Vu Quoc Thanh (PC)" w:date="2018-04-11T10:55:00Z"/>
                <w:b/>
                <w:noProof/>
                <w:lang w:val="vi-VN"/>
              </w:rPr>
            </w:pPr>
            <w:ins w:id="84" w:author="Vu Quoc Thanh (PC)" w:date="2018-04-11T10:55:00Z">
              <w:r w:rsidRPr="00AC7DBC">
                <w:rPr>
                  <w:b/>
                  <w:noProof/>
                  <w:lang w:val="vi-VN"/>
                </w:rPr>
                <w:t>STT</w:t>
              </w:r>
            </w:ins>
          </w:p>
        </w:tc>
        <w:tc>
          <w:tcPr>
            <w:tcW w:w="2763" w:type="dxa"/>
            <w:tcBorders>
              <w:top w:val="single" w:sz="4" w:space="0" w:color="auto"/>
              <w:left w:val="single" w:sz="4" w:space="0" w:color="auto"/>
              <w:bottom w:val="single" w:sz="4" w:space="0" w:color="auto"/>
              <w:right w:val="single" w:sz="4" w:space="0" w:color="auto"/>
            </w:tcBorders>
            <w:vAlign w:val="center"/>
            <w:hideMark/>
          </w:tcPr>
          <w:p w:rsidR="007C56BF" w:rsidRPr="00AC7DBC" w:rsidRDefault="007C56BF" w:rsidP="00270C81">
            <w:pPr>
              <w:jc w:val="center"/>
              <w:rPr>
                <w:ins w:id="85" w:author="Vu Quoc Thanh (PC)" w:date="2018-04-11T10:55:00Z"/>
                <w:b/>
                <w:noProof/>
                <w:lang w:val="vi-VN"/>
              </w:rPr>
            </w:pPr>
            <w:ins w:id="86" w:author="Vu Quoc Thanh (PC)" w:date="2018-04-11T10:55:00Z">
              <w:r w:rsidRPr="00AC7DBC">
                <w:rPr>
                  <w:b/>
                  <w:noProof/>
                  <w:lang w:val="vi-VN"/>
                </w:rPr>
                <w:t>Người khai và “người có liên quan” của người khai</w:t>
              </w:r>
            </w:ins>
          </w:p>
        </w:tc>
        <w:tc>
          <w:tcPr>
            <w:tcW w:w="1229" w:type="dxa"/>
            <w:tcBorders>
              <w:top w:val="single" w:sz="4" w:space="0" w:color="auto"/>
              <w:left w:val="single" w:sz="4" w:space="0" w:color="auto"/>
              <w:bottom w:val="single" w:sz="4" w:space="0" w:color="auto"/>
              <w:right w:val="single" w:sz="4" w:space="0" w:color="auto"/>
            </w:tcBorders>
            <w:vAlign w:val="center"/>
            <w:hideMark/>
          </w:tcPr>
          <w:p w:rsidR="007C56BF" w:rsidRPr="00AC7DBC" w:rsidRDefault="007C56BF" w:rsidP="00270C81">
            <w:pPr>
              <w:jc w:val="center"/>
              <w:rPr>
                <w:ins w:id="87" w:author="Vu Quoc Thanh (PC)" w:date="2018-04-11T10:55:00Z"/>
                <w:b/>
                <w:noProof/>
                <w:lang w:val="vi-VN"/>
              </w:rPr>
            </w:pPr>
            <w:ins w:id="88" w:author="Vu Quoc Thanh (PC)" w:date="2018-04-11T10:55:00Z">
              <w:r>
                <w:rPr>
                  <w:b/>
                  <w:noProof/>
                  <w:lang w:val="vi-VN"/>
                </w:rPr>
                <w:t>Số/ngày CMND hoặc CCCD</w:t>
              </w:r>
              <w:r>
                <w:rPr>
                  <w:b/>
                  <w:noProof/>
                  <w:vertAlign w:val="superscript"/>
                  <w:lang w:val="vi-VN"/>
                </w:rPr>
                <w:t>(1</w:t>
              </w:r>
              <w:r w:rsidRPr="00AC7DBC">
                <w:rPr>
                  <w:b/>
                  <w:noProof/>
                  <w:vertAlign w:val="superscript"/>
                  <w:lang w:val="vi-VN"/>
                </w:rPr>
                <w:t>)</w:t>
              </w:r>
              <w:r w:rsidRPr="00AC7DBC">
                <w:rPr>
                  <w:b/>
                  <w:noProof/>
                  <w:lang w:val="vi-VN"/>
                </w:rPr>
                <w:t>/ Hộ chiếu</w:t>
              </w:r>
            </w:ins>
          </w:p>
        </w:tc>
        <w:tc>
          <w:tcPr>
            <w:tcW w:w="1559" w:type="dxa"/>
            <w:tcBorders>
              <w:top w:val="single" w:sz="4" w:space="0" w:color="auto"/>
              <w:left w:val="single" w:sz="4" w:space="0" w:color="auto"/>
              <w:bottom w:val="single" w:sz="4" w:space="0" w:color="auto"/>
              <w:right w:val="single" w:sz="4" w:space="0" w:color="auto"/>
            </w:tcBorders>
            <w:vAlign w:val="center"/>
            <w:hideMark/>
          </w:tcPr>
          <w:p w:rsidR="007C56BF" w:rsidRPr="00AC7DBC" w:rsidRDefault="007C56BF" w:rsidP="00270C81">
            <w:pPr>
              <w:jc w:val="center"/>
              <w:rPr>
                <w:ins w:id="89" w:author="Vu Quoc Thanh (PC)" w:date="2018-04-11T10:55:00Z"/>
                <w:b/>
                <w:noProof/>
                <w:lang w:val="vi-VN"/>
              </w:rPr>
            </w:pPr>
            <w:ins w:id="90" w:author="Vu Quoc Thanh (PC)" w:date="2018-04-11T10:55:00Z">
              <w:r w:rsidRPr="00AC7DBC">
                <w:rPr>
                  <w:b/>
                  <w:noProof/>
                  <w:lang w:val="vi-VN"/>
                </w:rPr>
                <w:t>Mối quan hệ với người khai</w:t>
              </w:r>
            </w:ins>
          </w:p>
        </w:tc>
        <w:tc>
          <w:tcPr>
            <w:tcW w:w="1559" w:type="dxa"/>
            <w:tcBorders>
              <w:top w:val="single" w:sz="4" w:space="0" w:color="auto"/>
              <w:left w:val="single" w:sz="4" w:space="0" w:color="auto"/>
              <w:bottom w:val="single" w:sz="4" w:space="0" w:color="auto"/>
              <w:right w:val="single" w:sz="4" w:space="0" w:color="auto"/>
            </w:tcBorders>
            <w:vAlign w:val="center"/>
            <w:hideMark/>
          </w:tcPr>
          <w:p w:rsidR="007C56BF" w:rsidRPr="00AC7DBC" w:rsidRDefault="007C56BF" w:rsidP="00270C81">
            <w:pPr>
              <w:ind w:right="72"/>
              <w:jc w:val="center"/>
              <w:rPr>
                <w:ins w:id="91" w:author="Vu Quoc Thanh (PC)" w:date="2018-04-11T10:55:00Z"/>
                <w:b/>
                <w:noProof/>
                <w:lang w:val="vi-VN"/>
              </w:rPr>
            </w:pPr>
            <w:ins w:id="92" w:author="Vu Quoc Thanh (PC)" w:date="2018-04-11T10:55:00Z">
              <w:r w:rsidRPr="00AC7DBC">
                <w:rPr>
                  <w:b/>
                  <w:noProof/>
                  <w:lang w:val="vi-VN"/>
                </w:rPr>
                <w:t>Chứ</w:t>
              </w:r>
              <w:r>
                <w:rPr>
                  <w:b/>
                  <w:noProof/>
                  <w:lang w:val="vi-VN"/>
                </w:rPr>
                <w:t>c vụ tại tổ chức tài chính vi m</w:t>
              </w:r>
              <w:r w:rsidRPr="00E47BFA">
                <w:rPr>
                  <w:b/>
                  <w:noProof/>
                  <w:lang w:val="vi-VN"/>
                </w:rPr>
                <w:t>ô</w:t>
              </w:r>
              <w:r>
                <w:rPr>
                  <w:b/>
                  <w:noProof/>
                  <w:vertAlign w:val="superscript"/>
                  <w:lang w:val="vi-VN"/>
                </w:rPr>
                <w:t>(</w:t>
              </w:r>
              <w:r w:rsidRPr="00E47BFA">
                <w:rPr>
                  <w:b/>
                  <w:noProof/>
                  <w:vertAlign w:val="superscript"/>
                  <w:lang w:val="vi-VN"/>
                </w:rPr>
                <w:t>2</w:t>
              </w:r>
              <w:r w:rsidRPr="00AC7DBC">
                <w:rPr>
                  <w:b/>
                  <w:noProof/>
                  <w:vertAlign w:val="superscript"/>
                  <w:lang w:val="vi-VN"/>
                </w:rPr>
                <w:t>)</w:t>
              </w:r>
              <w:r w:rsidRPr="00AC7DBC">
                <w:rPr>
                  <w:b/>
                  <w:noProof/>
                  <w:lang w:val="vi-VN"/>
                </w:rPr>
                <w:t xml:space="preserve"> </w:t>
              </w:r>
            </w:ins>
          </w:p>
        </w:tc>
        <w:tc>
          <w:tcPr>
            <w:tcW w:w="2126" w:type="dxa"/>
            <w:tcBorders>
              <w:top w:val="single" w:sz="4" w:space="0" w:color="auto"/>
              <w:left w:val="single" w:sz="4" w:space="0" w:color="auto"/>
              <w:bottom w:val="single" w:sz="4" w:space="0" w:color="auto"/>
              <w:right w:val="single" w:sz="4" w:space="0" w:color="auto"/>
            </w:tcBorders>
            <w:vAlign w:val="center"/>
            <w:hideMark/>
          </w:tcPr>
          <w:p w:rsidR="007C56BF" w:rsidRPr="00AC7DBC" w:rsidRDefault="007C56BF" w:rsidP="00270C81">
            <w:pPr>
              <w:ind w:right="72"/>
              <w:jc w:val="center"/>
              <w:rPr>
                <w:ins w:id="93" w:author="Vu Quoc Thanh (PC)" w:date="2018-04-11T10:55:00Z"/>
                <w:b/>
                <w:noProof/>
                <w:lang w:val="vi-VN"/>
              </w:rPr>
            </w:pPr>
            <w:ins w:id="94" w:author="Vu Quoc Thanh (PC)" w:date="2018-04-11T10:55:00Z">
              <w:r w:rsidRPr="00AC7DBC">
                <w:rPr>
                  <w:b/>
                  <w:noProof/>
                  <w:lang w:val="vi-VN"/>
                </w:rPr>
                <w:t xml:space="preserve">Tỷ lệ vốn góp </w:t>
              </w:r>
              <w:r w:rsidRPr="00865370">
                <w:rPr>
                  <w:b/>
                  <w:noProof/>
                  <w:lang w:val="vi-VN"/>
                </w:rPr>
                <w:t xml:space="preserve">hoặc </w:t>
              </w:r>
              <w:r w:rsidRPr="00AC7DBC">
                <w:rPr>
                  <w:b/>
                  <w:noProof/>
                  <w:lang w:val="vi-VN"/>
                </w:rPr>
                <w:t xml:space="preserve">đại diện </w:t>
              </w:r>
              <w:r w:rsidRPr="00C83657">
                <w:rPr>
                  <w:b/>
                  <w:noProof/>
                  <w:lang w:val="vi-VN"/>
                </w:rPr>
                <w:t xml:space="preserve">góp vốn </w:t>
              </w:r>
              <w:r w:rsidRPr="00AC7DBC">
                <w:rPr>
                  <w:b/>
                  <w:noProof/>
                  <w:lang w:val="vi-VN"/>
                </w:rPr>
                <w:t xml:space="preserve">tại </w:t>
              </w:r>
              <w:r w:rsidRPr="00363F35">
                <w:rPr>
                  <w:b/>
                  <w:noProof/>
                  <w:lang w:val="vi-VN"/>
                </w:rPr>
                <w:t>tổ chức tài chính vi mô</w:t>
              </w:r>
              <w:r>
                <w:rPr>
                  <w:b/>
                  <w:noProof/>
                  <w:vertAlign w:val="superscript"/>
                  <w:lang w:val="vi-VN"/>
                </w:rPr>
                <w:t>(3</w:t>
              </w:r>
              <w:r w:rsidRPr="00AC7DBC">
                <w:rPr>
                  <w:b/>
                  <w:noProof/>
                  <w:vertAlign w:val="superscript"/>
                  <w:lang w:val="vi-VN"/>
                </w:rPr>
                <w:t>)</w:t>
              </w:r>
              <w:r w:rsidRPr="00AC7DBC">
                <w:rPr>
                  <w:b/>
                  <w:noProof/>
                  <w:lang w:val="vi-VN"/>
                </w:rPr>
                <w:t xml:space="preserve"> </w:t>
              </w:r>
            </w:ins>
          </w:p>
        </w:tc>
      </w:tr>
      <w:tr w:rsidR="007C56BF" w:rsidRPr="00BD3994" w:rsidTr="00270C81">
        <w:trPr>
          <w:ins w:id="95" w:author="Vu Quoc Thanh (PC)" w:date="2018-04-11T10:55:00Z"/>
        </w:trPr>
        <w:tc>
          <w:tcPr>
            <w:tcW w:w="639" w:type="dxa"/>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468"/>
              <w:rPr>
                <w:ins w:id="96" w:author="Vu Quoc Thanh (PC)" w:date="2018-04-11T10:55:00Z"/>
                <w:b/>
                <w:noProof/>
                <w:lang w:val="vi-VN"/>
              </w:rPr>
            </w:pPr>
            <w:ins w:id="97" w:author="Vu Quoc Thanh (PC)" w:date="2018-04-11T10:55:00Z">
              <w:r w:rsidRPr="00AC7DBC">
                <w:rPr>
                  <w:b/>
                  <w:noProof/>
                  <w:lang w:val="vi-VN"/>
                </w:rPr>
                <w:t>I</w:t>
              </w:r>
            </w:ins>
          </w:p>
        </w:tc>
        <w:tc>
          <w:tcPr>
            <w:tcW w:w="9236" w:type="dxa"/>
            <w:gridSpan w:val="5"/>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72"/>
              <w:rPr>
                <w:ins w:id="98" w:author="Vu Quoc Thanh (PC)" w:date="2018-04-11T10:55:00Z"/>
                <w:noProof/>
                <w:lang w:val="vi-VN"/>
              </w:rPr>
            </w:pPr>
            <w:ins w:id="99" w:author="Vu Quoc Thanh (PC)" w:date="2018-04-11T10:55:00Z">
              <w:r w:rsidRPr="00AC7DBC">
                <w:rPr>
                  <w:b/>
                  <w:noProof/>
                  <w:lang w:val="vi-VN"/>
                </w:rPr>
                <w:t>Người kê khai/tổ chức khai</w:t>
              </w:r>
            </w:ins>
          </w:p>
        </w:tc>
      </w:tr>
      <w:tr w:rsidR="007C56BF" w:rsidRPr="00BD3994" w:rsidTr="00270C81">
        <w:trPr>
          <w:ins w:id="100" w:author="Vu Quoc Thanh (PC)" w:date="2018-04-11T10:55:00Z"/>
        </w:trPr>
        <w:tc>
          <w:tcPr>
            <w:tcW w:w="639" w:type="dxa"/>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714"/>
              <w:rPr>
                <w:ins w:id="101" w:author="Vu Quoc Thanh (PC)" w:date="2018-04-11T10:55:00Z"/>
                <w:noProof/>
                <w:lang w:val="vi-VN"/>
              </w:rPr>
            </w:pPr>
            <w:ins w:id="102" w:author="Vu Quoc Thanh (PC)" w:date="2018-04-11T10:55:00Z">
              <w:r w:rsidRPr="00AC7DBC">
                <w:rPr>
                  <w:noProof/>
                  <w:lang w:val="vi-VN"/>
                </w:rPr>
                <w:t>1</w:t>
              </w:r>
            </w:ins>
          </w:p>
        </w:tc>
        <w:tc>
          <w:tcPr>
            <w:tcW w:w="2763" w:type="dxa"/>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714"/>
              <w:rPr>
                <w:ins w:id="103" w:author="Vu Quoc Thanh (PC)" w:date="2018-04-11T10:55:00Z"/>
                <w:noProof/>
              </w:rPr>
            </w:pPr>
            <w:ins w:id="104" w:author="Vu Quoc Thanh (PC)" w:date="2018-04-11T10:55:00Z">
              <w:r w:rsidRPr="00AC7DBC">
                <w:rPr>
                  <w:noProof/>
                  <w:lang w:val="vi-VN"/>
                </w:rPr>
                <w:t>Nguyễn Văn A</w:t>
              </w:r>
              <w:r>
                <w:rPr>
                  <w:noProof/>
                </w:rPr>
                <w:t>/tổ chức A</w:t>
              </w:r>
            </w:ins>
          </w:p>
        </w:tc>
        <w:tc>
          <w:tcPr>
            <w:tcW w:w="122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05" w:author="Vu Quoc Thanh (PC)" w:date="2018-04-11T10:55:00Z"/>
                <w:noProof/>
                <w:lang w:val="vi-VN"/>
              </w:rPr>
            </w:pPr>
          </w:p>
        </w:tc>
        <w:tc>
          <w:tcPr>
            <w:tcW w:w="1559" w:type="dxa"/>
            <w:tcBorders>
              <w:top w:val="single" w:sz="4" w:space="0" w:color="auto"/>
              <w:left w:val="single" w:sz="4" w:space="0" w:color="auto"/>
              <w:bottom w:val="single" w:sz="4" w:space="0" w:color="auto"/>
              <w:right w:val="single" w:sz="4" w:space="0" w:color="auto"/>
            </w:tcBorders>
            <w:hideMark/>
          </w:tcPr>
          <w:p w:rsidR="007C56BF" w:rsidRPr="00E6529F" w:rsidRDefault="007C56BF" w:rsidP="00270C81">
            <w:pPr>
              <w:ind w:right="-714"/>
              <w:rPr>
                <w:ins w:id="106" w:author="Vu Quoc Thanh (PC)" w:date="2018-04-11T10:55:00Z"/>
                <w:noProof/>
                <w:lang w:val="vi-VN"/>
              </w:rPr>
            </w:pPr>
            <w:ins w:id="107" w:author="Vu Quoc Thanh (PC)" w:date="2018-04-11T10:55:00Z">
              <w:r w:rsidRPr="00AC7DBC">
                <w:rPr>
                  <w:noProof/>
                  <w:lang w:val="vi-VN"/>
                </w:rPr>
                <w:t>Người khai</w:t>
              </w:r>
              <w:r w:rsidRPr="00E6529F">
                <w:rPr>
                  <w:noProof/>
                  <w:lang w:val="vi-VN"/>
                </w:rPr>
                <w:t>/</w:t>
              </w:r>
            </w:ins>
          </w:p>
          <w:p w:rsidR="007C56BF" w:rsidRPr="00E6529F" w:rsidRDefault="007C56BF" w:rsidP="00270C81">
            <w:pPr>
              <w:ind w:right="-714"/>
              <w:rPr>
                <w:ins w:id="108" w:author="Vu Quoc Thanh (PC)" w:date="2018-04-11T10:55:00Z"/>
                <w:noProof/>
                <w:lang w:val="vi-VN"/>
              </w:rPr>
            </w:pPr>
            <w:ins w:id="109" w:author="Vu Quoc Thanh (PC)" w:date="2018-04-11T10:55:00Z">
              <w:r w:rsidRPr="00E6529F">
                <w:rPr>
                  <w:noProof/>
                  <w:lang w:val="vi-VN"/>
                </w:rPr>
                <w:t>tổ chức khai</w:t>
              </w:r>
            </w:ins>
          </w:p>
        </w:tc>
        <w:tc>
          <w:tcPr>
            <w:tcW w:w="155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10" w:author="Vu Quoc Thanh (PC)" w:date="2018-04-11T10:55:00Z"/>
                <w:noProof/>
                <w:lang w:val="vi-VN"/>
              </w:rPr>
            </w:pPr>
          </w:p>
        </w:tc>
        <w:tc>
          <w:tcPr>
            <w:tcW w:w="2126"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rPr>
                <w:ins w:id="111" w:author="Vu Quoc Thanh (PC)" w:date="2018-04-11T10:55:00Z"/>
                <w:noProof/>
                <w:lang w:val="vi-VN"/>
              </w:rPr>
            </w:pPr>
          </w:p>
        </w:tc>
      </w:tr>
      <w:tr w:rsidR="007C56BF" w:rsidRPr="00AC7DBC" w:rsidTr="00270C81">
        <w:trPr>
          <w:ins w:id="112" w:author="Vu Quoc Thanh (PC)" w:date="2018-04-11T10:55:00Z"/>
        </w:trPr>
        <w:tc>
          <w:tcPr>
            <w:tcW w:w="639" w:type="dxa"/>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714"/>
              <w:rPr>
                <w:ins w:id="113" w:author="Vu Quoc Thanh (PC)" w:date="2018-04-11T10:55:00Z"/>
                <w:noProof/>
                <w:lang w:val="vi-VN"/>
              </w:rPr>
            </w:pPr>
            <w:ins w:id="114" w:author="Vu Quoc Thanh (PC)" w:date="2018-04-11T10:55:00Z">
              <w:r w:rsidRPr="00AC7DBC">
                <w:rPr>
                  <w:noProof/>
                  <w:lang w:val="vi-VN"/>
                </w:rPr>
                <w:t>…</w:t>
              </w:r>
            </w:ins>
          </w:p>
        </w:tc>
        <w:tc>
          <w:tcPr>
            <w:tcW w:w="2763"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15" w:author="Vu Quoc Thanh (PC)" w:date="2018-04-11T10:55:00Z"/>
                <w:noProof/>
                <w:lang w:val="vi-VN"/>
              </w:rPr>
            </w:pPr>
          </w:p>
        </w:tc>
        <w:tc>
          <w:tcPr>
            <w:tcW w:w="122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16" w:author="Vu Quoc Thanh (PC)" w:date="2018-04-11T10:55:00Z"/>
                <w:noProof/>
                <w:lang w:val="vi-VN"/>
              </w:rPr>
            </w:pPr>
          </w:p>
        </w:tc>
        <w:tc>
          <w:tcPr>
            <w:tcW w:w="155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17" w:author="Vu Quoc Thanh (PC)" w:date="2018-04-11T10:55:00Z"/>
                <w:noProof/>
                <w:lang w:val="vi-VN"/>
              </w:rPr>
            </w:pPr>
          </w:p>
        </w:tc>
        <w:tc>
          <w:tcPr>
            <w:tcW w:w="155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18" w:author="Vu Quoc Thanh (PC)" w:date="2018-04-11T10:55:00Z"/>
                <w:noProof/>
                <w:lang w:val="vi-VN"/>
              </w:rPr>
            </w:pPr>
          </w:p>
        </w:tc>
        <w:tc>
          <w:tcPr>
            <w:tcW w:w="2126"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rPr>
                <w:ins w:id="119" w:author="Vu Quoc Thanh (PC)" w:date="2018-04-11T10:55:00Z"/>
                <w:noProof/>
                <w:lang w:val="vi-VN"/>
              </w:rPr>
            </w:pPr>
          </w:p>
        </w:tc>
      </w:tr>
      <w:tr w:rsidR="007C56BF" w:rsidRPr="00BD3994" w:rsidTr="00270C81">
        <w:trPr>
          <w:ins w:id="120" w:author="Vu Quoc Thanh (PC)" w:date="2018-04-11T10:55:00Z"/>
        </w:trPr>
        <w:tc>
          <w:tcPr>
            <w:tcW w:w="639" w:type="dxa"/>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714"/>
              <w:rPr>
                <w:ins w:id="121" w:author="Vu Quoc Thanh (PC)" w:date="2018-04-11T10:55:00Z"/>
                <w:noProof/>
                <w:lang w:val="vi-VN"/>
              </w:rPr>
            </w:pPr>
            <w:ins w:id="122" w:author="Vu Quoc Thanh (PC)" w:date="2018-04-11T10:55:00Z">
              <w:r w:rsidRPr="00AC7DBC">
                <w:rPr>
                  <w:b/>
                  <w:noProof/>
                  <w:lang w:val="vi-VN"/>
                </w:rPr>
                <w:t>II.</w:t>
              </w:r>
            </w:ins>
          </w:p>
        </w:tc>
        <w:tc>
          <w:tcPr>
            <w:tcW w:w="9236" w:type="dxa"/>
            <w:gridSpan w:val="5"/>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rPr>
                <w:ins w:id="123" w:author="Vu Quoc Thanh (PC)" w:date="2018-04-11T10:55:00Z"/>
                <w:noProof/>
                <w:lang w:val="vi-VN"/>
              </w:rPr>
            </w:pPr>
            <w:ins w:id="124" w:author="Vu Quoc Thanh (PC)" w:date="2018-04-11T10:55:00Z">
              <w:r w:rsidRPr="00AC7DBC">
                <w:rPr>
                  <w:b/>
                  <w:noProof/>
                  <w:lang w:val="vi-VN"/>
                </w:rPr>
                <w:t>Người có liên quan/tổ chức có liên quan</w:t>
              </w:r>
            </w:ins>
          </w:p>
        </w:tc>
      </w:tr>
      <w:tr w:rsidR="007C56BF" w:rsidRPr="00AC7DBC" w:rsidTr="00270C81">
        <w:trPr>
          <w:ins w:id="125" w:author="Vu Quoc Thanh (PC)" w:date="2018-04-11T10:55:00Z"/>
        </w:trPr>
        <w:tc>
          <w:tcPr>
            <w:tcW w:w="639" w:type="dxa"/>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714"/>
              <w:rPr>
                <w:ins w:id="126" w:author="Vu Quoc Thanh (PC)" w:date="2018-04-11T10:55:00Z"/>
                <w:noProof/>
                <w:lang w:val="vi-VN"/>
              </w:rPr>
            </w:pPr>
            <w:ins w:id="127" w:author="Vu Quoc Thanh (PC)" w:date="2018-04-11T10:55:00Z">
              <w:r w:rsidRPr="00AC7DBC">
                <w:rPr>
                  <w:noProof/>
                  <w:lang w:val="vi-VN"/>
                </w:rPr>
                <w:t>1.</w:t>
              </w:r>
            </w:ins>
          </w:p>
        </w:tc>
        <w:tc>
          <w:tcPr>
            <w:tcW w:w="2763" w:type="dxa"/>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714"/>
              <w:rPr>
                <w:ins w:id="128" w:author="Vu Quoc Thanh (PC)" w:date="2018-04-11T10:55:00Z"/>
                <w:noProof/>
                <w:lang w:val="vi-VN"/>
              </w:rPr>
            </w:pPr>
            <w:ins w:id="129" w:author="Vu Quoc Thanh (PC)" w:date="2018-04-11T10:55:00Z">
              <w:r w:rsidRPr="00AC7DBC">
                <w:rPr>
                  <w:noProof/>
                  <w:lang w:val="vi-VN"/>
                </w:rPr>
                <w:t>Nguyễn Thị B/ tổ chức B</w:t>
              </w:r>
            </w:ins>
          </w:p>
        </w:tc>
        <w:tc>
          <w:tcPr>
            <w:tcW w:w="122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30" w:author="Vu Quoc Thanh (PC)" w:date="2018-04-11T10:55:00Z"/>
                <w:noProof/>
                <w:lang w:val="vi-VN"/>
              </w:rPr>
            </w:pPr>
          </w:p>
        </w:tc>
        <w:tc>
          <w:tcPr>
            <w:tcW w:w="1559" w:type="dxa"/>
            <w:tcBorders>
              <w:top w:val="single" w:sz="4" w:space="0" w:color="auto"/>
              <w:left w:val="single" w:sz="4" w:space="0" w:color="auto"/>
              <w:bottom w:val="single" w:sz="4" w:space="0" w:color="auto"/>
              <w:right w:val="single" w:sz="4" w:space="0" w:color="auto"/>
            </w:tcBorders>
            <w:hideMark/>
          </w:tcPr>
          <w:p w:rsidR="007C56BF" w:rsidRDefault="007C56BF" w:rsidP="00270C81">
            <w:pPr>
              <w:ind w:right="-714"/>
              <w:rPr>
                <w:ins w:id="131" w:author="Vu Quoc Thanh (PC)" w:date="2018-04-11T10:55:00Z"/>
                <w:noProof/>
              </w:rPr>
            </w:pPr>
            <w:ins w:id="132" w:author="Vu Quoc Thanh (PC)" w:date="2018-04-11T10:55:00Z">
              <w:r w:rsidRPr="00AC7DBC">
                <w:rPr>
                  <w:noProof/>
                  <w:lang w:val="vi-VN"/>
                </w:rPr>
                <w:t>Vợ</w:t>
              </w:r>
              <w:r>
                <w:rPr>
                  <w:noProof/>
                </w:rPr>
                <w:t>/</w:t>
              </w:r>
            </w:ins>
          </w:p>
          <w:p w:rsidR="007C56BF" w:rsidRPr="00AC7DBC" w:rsidRDefault="007C56BF" w:rsidP="00270C81">
            <w:pPr>
              <w:ind w:right="-714"/>
              <w:rPr>
                <w:ins w:id="133" w:author="Vu Quoc Thanh (PC)" w:date="2018-04-11T10:55:00Z"/>
                <w:noProof/>
              </w:rPr>
            </w:pPr>
            <w:ins w:id="134" w:author="Vu Quoc Thanh (PC)" w:date="2018-04-11T10:55:00Z">
              <w:r>
                <w:rPr>
                  <w:noProof/>
                </w:rPr>
                <w:t>Công ty con…</w:t>
              </w:r>
            </w:ins>
          </w:p>
        </w:tc>
        <w:tc>
          <w:tcPr>
            <w:tcW w:w="155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35" w:author="Vu Quoc Thanh (PC)" w:date="2018-04-11T10:55:00Z"/>
                <w:noProof/>
                <w:lang w:val="vi-VN"/>
              </w:rPr>
            </w:pPr>
          </w:p>
        </w:tc>
        <w:tc>
          <w:tcPr>
            <w:tcW w:w="2126"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36" w:author="Vu Quoc Thanh (PC)" w:date="2018-04-11T10:55:00Z"/>
                <w:noProof/>
                <w:lang w:val="vi-VN"/>
              </w:rPr>
            </w:pPr>
          </w:p>
        </w:tc>
      </w:tr>
      <w:tr w:rsidR="007C56BF" w:rsidRPr="00AC7DBC" w:rsidTr="00270C81">
        <w:trPr>
          <w:ins w:id="137" w:author="Vu Quoc Thanh (PC)" w:date="2018-04-11T10:55:00Z"/>
        </w:trPr>
        <w:tc>
          <w:tcPr>
            <w:tcW w:w="639" w:type="dxa"/>
            <w:tcBorders>
              <w:top w:val="single" w:sz="4" w:space="0" w:color="auto"/>
              <w:left w:val="single" w:sz="4" w:space="0" w:color="auto"/>
              <w:bottom w:val="single" w:sz="4" w:space="0" w:color="auto"/>
              <w:right w:val="single" w:sz="4" w:space="0" w:color="auto"/>
            </w:tcBorders>
            <w:hideMark/>
          </w:tcPr>
          <w:p w:rsidR="007C56BF" w:rsidRPr="00AC7DBC" w:rsidRDefault="007C56BF" w:rsidP="00270C81">
            <w:pPr>
              <w:ind w:right="-714"/>
              <w:rPr>
                <w:ins w:id="138" w:author="Vu Quoc Thanh (PC)" w:date="2018-04-11T10:55:00Z"/>
                <w:noProof/>
                <w:lang w:val="vi-VN"/>
              </w:rPr>
            </w:pPr>
            <w:ins w:id="139" w:author="Vu Quoc Thanh (PC)" w:date="2018-04-11T10:55:00Z">
              <w:r w:rsidRPr="00AC7DBC">
                <w:rPr>
                  <w:noProof/>
                  <w:lang w:val="vi-VN"/>
                </w:rPr>
                <w:t>…</w:t>
              </w:r>
            </w:ins>
          </w:p>
        </w:tc>
        <w:tc>
          <w:tcPr>
            <w:tcW w:w="2763"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40" w:author="Vu Quoc Thanh (PC)" w:date="2018-04-11T10:55:00Z"/>
                <w:noProof/>
                <w:lang w:val="vi-VN"/>
              </w:rPr>
            </w:pPr>
          </w:p>
        </w:tc>
        <w:tc>
          <w:tcPr>
            <w:tcW w:w="122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41" w:author="Vu Quoc Thanh (PC)" w:date="2018-04-11T10:55:00Z"/>
                <w:noProof/>
                <w:lang w:val="vi-VN"/>
              </w:rPr>
            </w:pPr>
          </w:p>
        </w:tc>
        <w:tc>
          <w:tcPr>
            <w:tcW w:w="155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42" w:author="Vu Quoc Thanh (PC)" w:date="2018-04-11T10:55:00Z"/>
                <w:noProof/>
                <w:lang w:val="vi-VN"/>
              </w:rPr>
            </w:pPr>
          </w:p>
        </w:tc>
        <w:tc>
          <w:tcPr>
            <w:tcW w:w="1559"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43" w:author="Vu Quoc Thanh (PC)" w:date="2018-04-11T10:55:00Z"/>
                <w:noProof/>
                <w:lang w:val="vi-VN"/>
              </w:rPr>
            </w:pPr>
          </w:p>
        </w:tc>
        <w:tc>
          <w:tcPr>
            <w:tcW w:w="2126" w:type="dxa"/>
            <w:tcBorders>
              <w:top w:val="single" w:sz="4" w:space="0" w:color="auto"/>
              <w:left w:val="single" w:sz="4" w:space="0" w:color="auto"/>
              <w:bottom w:val="single" w:sz="4" w:space="0" w:color="auto"/>
              <w:right w:val="single" w:sz="4" w:space="0" w:color="auto"/>
            </w:tcBorders>
          </w:tcPr>
          <w:p w:rsidR="007C56BF" w:rsidRPr="00AC7DBC" w:rsidRDefault="007C56BF" w:rsidP="00270C81">
            <w:pPr>
              <w:ind w:right="-714"/>
              <w:rPr>
                <w:ins w:id="144" w:author="Vu Quoc Thanh (PC)" w:date="2018-04-11T10:55:00Z"/>
                <w:noProof/>
                <w:lang w:val="vi-VN"/>
              </w:rPr>
            </w:pPr>
          </w:p>
        </w:tc>
      </w:tr>
    </w:tbl>
    <w:p w:rsidR="007C56BF" w:rsidRPr="00AC7DBC" w:rsidRDefault="007C56BF" w:rsidP="007C56BF">
      <w:pPr>
        <w:jc w:val="center"/>
        <w:rPr>
          <w:ins w:id="145" w:author="Vu Quoc Thanh (PC)" w:date="2018-04-11T10:55:00Z"/>
          <w:noProof/>
          <w:sz w:val="10"/>
          <w:szCs w:val="28"/>
          <w:lang w:val="vi-VN"/>
        </w:rPr>
      </w:pPr>
    </w:p>
    <w:p w:rsidR="007C56BF" w:rsidRPr="00AC7DBC" w:rsidRDefault="007C56BF" w:rsidP="007C56BF">
      <w:pPr>
        <w:jc w:val="both"/>
        <w:rPr>
          <w:ins w:id="146" w:author="Vu Quoc Thanh (PC)" w:date="2018-04-11T10:55:00Z"/>
          <w:noProof/>
          <w:sz w:val="28"/>
          <w:szCs w:val="28"/>
          <w:lang w:val="vi-VN"/>
        </w:rPr>
      </w:pPr>
      <w:ins w:id="147" w:author="Vu Quoc Thanh (PC)" w:date="2018-04-11T10:55:00Z">
        <w:r w:rsidRPr="00AC7DBC">
          <w:rPr>
            <w:noProof/>
            <w:sz w:val="28"/>
            <w:szCs w:val="28"/>
            <w:lang w:val="vi-VN"/>
          </w:rPr>
          <w:t>Tôi cam kết các thông tin cung cấp trên đây là đúng sự thật. Tôi xin chịu trách nhiệm trước pháp luật về tính đầy đủ và trung thực của các thông tin kê khai nêu trên.</w:t>
        </w:r>
      </w:ins>
    </w:p>
    <w:tbl>
      <w:tblPr>
        <w:tblW w:w="0" w:type="auto"/>
        <w:tblLook w:val="04A0" w:firstRow="1" w:lastRow="0" w:firstColumn="1" w:lastColumn="0" w:noHBand="0" w:noVBand="1"/>
      </w:tblPr>
      <w:tblGrid>
        <w:gridCol w:w="4480"/>
        <w:gridCol w:w="4546"/>
      </w:tblGrid>
      <w:tr w:rsidR="007C56BF" w:rsidRPr="00BD3994" w:rsidTr="00270C81">
        <w:trPr>
          <w:ins w:id="148" w:author="Vu Quoc Thanh (PC)" w:date="2018-04-11T10:55:00Z"/>
        </w:trPr>
        <w:tc>
          <w:tcPr>
            <w:tcW w:w="4810" w:type="dxa"/>
          </w:tcPr>
          <w:p w:rsidR="007C56BF" w:rsidRPr="00AC7DBC" w:rsidRDefault="007C56BF" w:rsidP="00270C81">
            <w:pPr>
              <w:jc w:val="both"/>
              <w:rPr>
                <w:ins w:id="149" w:author="Vu Quoc Thanh (PC)" w:date="2018-04-11T10:55:00Z"/>
                <w:noProof/>
                <w:sz w:val="28"/>
                <w:szCs w:val="28"/>
                <w:lang w:val="vi-VN"/>
              </w:rPr>
            </w:pPr>
          </w:p>
        </w:tc>
        <w:tc>
          <w:tcPr>
            <w:tcW w:w="4811" w:type="dxa"/>
            <w:hideMark/>
          </w:tcPr>
          <w:p w:rsidR="007C56BF" w:rsidRPr="00AC7DBC" w:rsidRDefault="007C56BF" w:rsidP="00270C81">
            <w:pPr>
              <w:jc w:val="center"/>
              <w:rPr>
                <w:ins w:id="150" w:author="Vu Quoc Thanh (PC)" w:date="2018-04-11T10:55:00Z"/>
                <w:noProof/>
                <w:sz w:val="28"/>
                <w:szCs w:val="28"/>
                <w:lang w:val="vi-VN"/>
              </w:rPr>
            </w:pPr>
            <w:ins w:id="151" w:author="Vu Quoc Thanh (PC)" w:date="2018-04-11T10:55:00Z">
              <w:r w:rsidRPr="00AC7DBC">
                <w:rPr>
                  <w:noProof/>
                  <w:sz w:val="28"/>
                  <w:szCs w:val="28"/>
                  <w:lang w:val="vi-VN"/>
                </w:rPr>
                <w:t>…, ngày … tháng … năm…..</w:t>
              </w:r>
            </w:ins>
          </w:p>
          <w:p w:rsidR="007C56BF" w:rsidRPr="00AC7DBC" w:rsidRDefault="007C56BF" w:rsidP="00270C81">
            <w:pPr>
              <w:jc w:val="center"/>
              <w:rPr>
                <w:ins w:id="152" w:author="Vu Quoc Thanh (PC)" w:date="2018-04-11T10:55:00Z"/>
                <w:b/>
                <w:noProof/>
                <w:sz w:val="28"/>
                <w:szCs w:val="28"/>
                <w:lang w:val="vi-VN"/>
              </w:rPr>
            </w:pPr>
            <w:ins w:id="153" w:author="Vu Quoc Thanh (PC)" w:date="2018-04-11T10:55:00Z">
              <w:r w:rsidRPr="00AC7DBC">
                <w:rPr>
                  <w:b/>
                  <w:noProof/>
                  <w:sz w:val="28"/>
                  <w:szCs w:val="28"/>
                  <w:lang w:val="vi-VN"/>
                </w:rPr>
                <w:t>Người khai</w:t>
              </w:r>
            </w:ins>
          </w:p>
          <w:p w:rsidR="007C56BF" w:rsidRPr="00AC7DBC" w:rsidRDefault="007C56BF" w:rsidP="00270C81">
            <w:pPr>
              <w:jc w:val="center"/>
              <w:rPr>
                <w:ins w:id="154" w:author="Vu Quoc Thanh (PC)" w:date="2018-04-11T10:55:00Z"/>
                <w:noProof/>
                <w:sz w:val="28"/>
                <w:szCs w:val="28"/>
                <w:lang w:val="vi-VN"/>
              </w:rPr>
            </w:pPr>
            <w:ins w:id="155" w:author="Vu Quoc Thanh (PC)" w:date="2018-04-11T10:55:00Z">
              <w:r w:rsidRPr="00AC7DBC">
                <w:rPr>
                  <w:i/>
                  <w:noProof/>
                  <w:sz w:val="28"/>
                  <w:szCs w:val="28"/>
                  <w:lang w:val="vi-VN"/>
                </w:rPr>
                <w:t>(Ký, ghi rõ họ tên)</w:t>
              </w:r>
            </w:ins>
          </w:p>
        </w:tc>
      </w:tr>
    </w:tbl>
    <w:p w:rsidR="007C56BF" w:rsidRPr="00AC7DBC" w:rsidRDefault="007C56BF" w:rsidP="007C56BF">
      <w:pPr>
        <w:jc w:val="center"/>
        <w:rPr>
          <w:ins w:id="156" w:author="Vu Quoc Thanh (PC)" w:date="2018-04-11T10:55:00Z"/>
          <w:noProof/>
          <w:sz w:val="6"/>
          <w:szCs w:val="28"/>
          <w:lang w:val="vi-VN"/>
        </w:rPr>
      </w:pPr>
    </w:p>
    <w:p w:rsidR="007C56BF" w:rsidRPr="00AC7DBC" w:rsidRDefault="007C56BF" w:rsidP="007C56BF">
      <w:pPr>
        <w:ind w:right="-630"/>
        <w:jc w:val="both"/>
        <w:rPr>
          <w:ins w:id="157" w:author="Vu Quoc Thanh (PC)" w:date="2018-04-11T10:55:00Z"/>
          <w:b/>
          <w:i/>
          <w:noProof/>
          <w:sz w:val="10"/>
          <w:szCs w:val="22"/>
          <w:u w:val="single"/>
          <w:lang w:val="vi-VN"/>
        </w:rPr>
      </w:pPr>
    </w:p>
    <w:p w:rsidR="007C56BF" w:rsidRPr="00AC7DBC" w:rsidRDefault="007C56BF" w:rsidP="007C56BF">
      <w:pPr>
        <w:ind w:right="-630"/>
        <w:jc w:val="both"/>
        <w:rPr>
          <w:ins w:id="158" w:author="Vu Quoc Thanh (PC)" w:date="2018-04-11T10:55:00Z"/>
          <w:i/>
          <w:noProof/>
          <w:sz w:val="22"/>
          <w:szCs w:val="22"/>
          <w:lang w:val="vi-VN"/>
        </w:rPr>
      </w:pPr>
      <w:ins w:id="159" w:author="Vu Quoc Thanh (PC)" w:date="2018-04-11T10:55:00Z">
        <w:r w:rsidRPr="00AC7DBC">
          <w:rPr>
            <w:b/>
            <w:i/>
            <w:noProof/>
            <w:sz w:val="22"/>
            <w:szCs w:val="22"/>
            <w:u w:val="single"/>
            <w:lang w:val="vi-VN"/>
          </w:rPr>
          <w:t>Ghi chú:</w:t>
        </w:r>
        <w:r w:rsidRPr="00AC7DBC">
          <w:rPr>
            <w:b/>
            <w:i/>
            <w:noProof/>
            <w:sz w:val="22"/>
            <w:szCs w:val="22"/>
            <w:lang w:val="vi-VN"/>
          </w:rPr>
          <w:t xml:space="preserve"> </w:t>
        </w:r>
        <w:r w:rsidRPr="00AC7DBC">
          <w:rPr>
            <w:i/>
            <w:noProof/>
            <w:sz w:val="22"/>
            <w:szCs w:val="22"/>
            <w:lang w:val="vi-VN"/>
          </w:rPr>
          <w:t xml:space="preserve"> </w:t>
        </w:r>
      </w:ins>
    </w:p>
    <w:p w:rsidR="007C56BF" w:rsidRPr="00AC7DBC" w:rsidRDefault="007C56BF" w:rsidP="007C56BF">
      <w:pPr>
        <w:ind w:right="-630"/>
        <w:jc w:val="both"/>
        <w:rPr>
          <w:ins w:id="160" w:author="Vu Quoc Thanh (PC)" w:date="2018-04-11T10:55:00Z"/>
          <w:i/>
          <w:noProof/>
          <w:sz w:val="22"/>
          <w:szCs w:val="22"/>
          <w:lang w:val="vi-VN"/>
        </w:rPr>
      </w:pPr>
      <w:ins w:id="161" w:author="Vu Quoc Thanh (PC)" w:date="2018-04-11T10:55:00Z">
        <w:r w:rsidRPr="00AC7DBC">
          <w:rPr>
            <w:i/>
            <w:noProof/>
            <w:sz w:val="22"/>
            <w:szCs w:val="22"/>
            <w:lang w:val="vi-VN"/>
          </w:rPr>
          <w:t>- Người khai kê khai đầy đủ nội dung các cột. Trường hợp không phát sinh thì ghi rõ không có.</w:t>
        </w:r>
      </w:ins>
    </w:p>
    <w:p w:rsidR="007C56BF" w:rsidRDefault="007C56BF" w:rsidP="007C56BF">
      <w:pPr>
        <w:ind w:right="-630"/>
        <w:jc w:val="both"/>
        <w:rPr>
          <w:ins w:id="162" w:author="Vu Quoc Thanh (PC)" w:date="2018-04-11T10:55:00Z"/>
          <w:i/>
          <w:noProof/>
          <w:sz w:val="22"/>
          <w:szCs w:val="22"/>
          <w:lang w:val="vi-VN"/>
        </w:rPr>
      </w:pPr>
      <w:ins w:id="163" w:author="Vu Quoc Thanh (PC)" w:date="2018-04-11T10:55:00Z">
        <w:r>
          <w:rPr>
            <w:i/>
            <w:noProof/>
            <w:sz w:val="22"/>
            <w:szCs w:val="22"/>
            <w:lang w:val="vi-VN"/>
          </w:rPr>
          <w:t>(1</w:t>
        </w:r>
        <w:r w:rsidRPr="00AC7DBC">
          <w:rPr>
            <w:i/>
            <w:noProof/>
            <w:sz w:val="22"/>
            <w:szCs w:val="22"/>
            <w:lang w:val="vi-VN"/>
          </w:rPr>
          <w:t>) Chứng minh nhân dân hoặc Căn cước công dân.</w:t>
        </w:r>
      </w:ins>
    </w:p>
    <w:p w:rsidR="007C56BF" w:rsidRPr="00E47BFA" w:rsidRDefault="007C56BF" w:rsidP="007C56BF">
      <w:pPr>
        <w:ind w:right="-630"/>
        <w:jc w:val="both"/>
        <w:rPr>
          <w:ins w:id="164" w:author="Vu Quoc Thanh (PC)" w:date="2018-04-11T10:55:00Z"/>
          <w:i/>
          <w:noProof/>
          <w:sz w:val="22"/>
          <w:szCs w:val="22"/>
          <w:lang w:val="vi-VN"/>
        </w:rPr>
      </w:pPr>
      <w:ins w:id="165" w:author="Vu Quoc Thanh (PC)" w:date="2018-04-11T10:55:00Z">
        <w:r w:rsidRPr="00E47BFA">
          <w:rPr>
            <w:i/>
            <w:noProof/>
            <w:sz w:val="22"/>
            <w:szCs w:val="22"/>
            <w:lang w:val="vi-VN"/>
          </w:rPr>
          <w:t>(2)Chức vụ tại tổ chức tài chính vi mô đề nghị.</w:t>
        </w:r>
      </w:ins>
    </w:p>
    <w:p w:rsidR="007C56BF" w:rsidRDefault="007C56BF" w:rsidP="007C56BF">
      <w:pPr>
        <w:ind w:right="-630"/>
        <w:jc w:val="both"/>
        <w:rPr>
          <w:ins w:id="166" w:author="Vu Quoc Thanh (PC)" w:date="2018-04-11T10:56:00Z"/>
          <w:i/>
          <w:noProof/>
          <w:sz w:val="22"/>
          <w:szCs w:val="22"/>
          <w:lang w:val="vi-VN"/>
        </w:rPr>
        <w:pPrChange w:id="167" w:author="Vu Quoc Thanh (PC)" w:date="2018-04-11T10:56:00Z">
          <w:pPr>
            <w:widowControl w:val="0"/>
          </w:pPr>
        </w:pPrChange>
      </w:pPr>
      <w:ins w:id="168" w:author="Vu Quoc Thanh (PC)" w:date="2018-04-11T10:55:00Z">
        <w:r w:rsidRPr="00E47BFA">
          <w:rPr>
            <w:i/>
            <w:noProof/>
            <w:sz w:val="22"/>
            <w:szCs w:val="22"/>
            <w:lang w:val="vi-VN"/>
          </w:rPr>
          <w:t xml:space="preserve">(3)Tỷ lệ vốn góp hoặc đại diện góp </w:t>
        </w:r>
        <w:r>
          <w:rPr>
            <w:i/>
            <w:noProof/>
            <w:sz w:val="22"/>
            <w:szCs w:val="22"/>
            <w:lang w:val="vi-VN"/>
          </w:rPr>
          <w:t>vốn tại tổ chức tài chính vi mô đề nghị</w:t>
        </w:r>
        <w:r w:rsidRPr="009804F9">
          <w:rPr>
            <w:i/>
            <w:noProof/>
            <w:sz w:val="22"/>
            <w:szCs w:val="22"/>
            <w:lang w:val="vi-VN"/>
          </w:rPr>
          <w:t>.</w:t>
        </w:r>
      </w:ins>
    </w:p>
    <w:p w:rsidR="007C56BF" w:rsidRDefault="007C56BF" w:rsidP="007C56BF">
      <w:pPr>
        <w:ind w:right="-630"/>
        <w:jc w:val="both"/>
        <w:rPr>
          <w:ins w:id="169" w:author="Vu Quoc Thanh (PC)" w:date="2018-04-11T10:56:00Z"/>
          <w:i/>
          <w:noProof/>
          <w:sz w:val="22"/>
          <w:szCs w:val="22"/>
          <w:lang w:val="vi-VN"/>
        </w:rPr>
        <w:pPrChange w:id="170" w:author="Vu Quoc Thanh (PC)" w:date="2018-04-11T10:56:00Z">
          <w:pPr>
            <w:widowControl w:val="0"/>
          </w:pPr>
        </w:pPrChange>
      </w:pPr>
    </w:p>
    <w:p w:rsidR="007C56BF" w:rsidRDefault="007C56BF" w:rsidP="007C56BF">
      <w:pPr>
        <w:ind w:right="-630"/>
        <w:jc w:val="both"/>
        <w:rPr>
          <w:ins w:id="171" w:author="Vu Quoc Thanh (PC)" w:date="2018-04-11T10:56:00Z"/>
          <w:i/>
          <w:noProof/>
          <w:sz w:val="22"/>
          <w:szCs w:val="22"/>
          <w:lang w:val="vi-VN"/>
        </w:rPr>
        <w:pPrChange w:id="172" w:author="Vu Quoc Thanh (PC)" w:date="2018-04-11T10:56:00Z">
          <w:pPr>
            <w:widowControl w:val="0"/>
          </w:pPr>
        </w:pPrChange>
      </w:pPr>
    </w:p>
    <w:p w:rsidR="007C56BF" w:rsidRPr="0005354C" w:rsidRDefault="007C56BF" w:rsidP="007C56BF">
      <w:pPr>
        <w:rPr>
          <w:lang w:val="vi-VN"/>
        </w:rPr>
        <w:pPrChange w:id="173" w:author="Vu Quoc Thanh (PC)" w:date="2018-04-11T10:56:00Z">
          <w:pPr/>
        </w:pPrChange>
      </w:pPr>
    </w:p>
    <w:sectPr w:rsidR="007C56BF" w:rsidRPr="0005354C" w:rsidSect="00250191">
      <w:headerReference w:type="defaul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33C6" w:rsidRDefault="00C933C6" w:rsidP="00250191">
      <w:r>
        <w:separator/>
      </w:r>
    </w:p>
  </w:endnote>
  <w:endnote w:type="continuationSeparator" w:id="0">
    <w:p w:rsidR="00C933C6" w:rsidRDefault="00C933C6" w:rsidP="0025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33C6" w:rsidRDefault="00C933C6" w:rsidP="00250191">
      <w:r>
        <w:separator/>
      </w:r>
    </w:p>
  </w:footnote>
  <w:footnote w:type="continuationSeparator" w:id="0">
    <w:p w:rsidR="00C933C6" w:rsidRDefault="00C933C6" w:rsidP="002501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8866877"/>
      <w:docPartObj>
        <w:docPartGallery w:val="Page Numbers (Top of Page)"/>
        <w:docPartUnique/>
      </w:docPartObj>
    </w:sdtPr>
    <w:sdtEndPr>
      <w:rPr>
        <w:noProof/>
      </w:rPr>
    </w:sdtEndPr>
    <w:sdtContent>
      <w:p w:rsidR="00250191" w:rsidRDefault="00250191">
        <w:pPr>
          <w:pStyle w:val="Header"/>
          <w:jc w:val="center"/>
        </w:pPr>
        <w:r>
          <w:fldChar w:fldCharType="begin"/>
        </w:r>
        <w:r>
          <w:instrText xml:space="preserve"> PAGE   \* MERGEFORMAT </w:instrText>
        </w:r>
        <w:r>
          <w:fldChar w:fldCharType="separate"/>
        </w:r>
        <w:r w:rsidR="007C56BF">
          <w:rPr>
            <w:noProof/>
          </w:rPr>
          <w:t>3</w:t>
        </w:r>
        <w:r>
          <w:rPr>
            <w:noProof/>
          </w:rPr>
          <w:fldChar w:fldCharType="end"/>
        </w:r>
      </w:p>
    </w:sdtContent>
  </w:sdt>
  <w:p w:rsidR="00250191" w:rsidRDefault="002501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F33B4"/>
    <w:multiLevelType w:val="multilevel"/>
    <w:tmpl w:val="ABC6638C"/>
    <w:lvl w:ilvl="0">
      <w:start w:val="1"/>
      <w:numFmt w:val="upperRoman"/>
      <w:pStyle w:val="Heading1"/>
      <w:suff w:val="space"/>
      <w:lvlText w:val="CHƯƠNG %1"/>
      <w:lvlJc w:val="center"/>
      <w:pPr>
        <w:ind w:left="4201" w:firstLine="288"/>
      </w:pPr>
      <w:rPr>
        <w:rFonts w:ascii="Times New Roman" w:hAnsi="Times New Roman" w:cs="Times New Roman" w:hint="default"/>
        <w:b/>
        <w:i w:val="0"/>
        <w:sz w:val="24"/>
        <w:szCs w:val="24"/>
      </w:rPr>
    </w:lvl>
    <w:lvl w:ilvl="1">
      <w:start w:val="1"/>
      <w:numFmt w:val="decimal"/>
      <w:lvlRestart w:val="0"/>
      <w:pStyle w:val="Heading2"/>
      <w:suff w:val="nothing"/>
      <w:lvlText w:val="Điều %2"/>
      <w:lvlJc w:val="left"/>
      <w:pPr>
        <w:ind w:left="993" w:firstLine="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pStyle w:val="Heading3"/>
      <w:suff w:val="nothing"/>
      <w:lvlText w:val=""/>
      <w:lvlJc w:val="left"/>
      <w:pPr>
        <w:ind w:left="0" w:firstLine="0"/>
      </w:pPr>
      <w:rPr>
        <w:rFonts w:cs="Times New Roman" w:hint="default"/>
      </w:rPr>
    </w:lvl>
    <w:lvl w:ilvl="3">
      <w:start w:val="1"/>
      <w:numFmt w:val="none"/>
      <w:pStyle w:val="Heading4"/>
      <w:suff w:val="nothing"/>
      <w:lvlText w:val=""/>
      <w:lvlJc w:val="left"/>
      <w:pPr>
        <w:ind w:left="0" w:firstLine="0"/>
      </w:pPr>
      <w:rPr>
        <w:rFonts w:cs="Times New Roman" w:hint="default"/>
      </w:rPr>
    </w:lvl>
    <w:lvl w:ilvl="4">
      <w:start w:val="1"/>
      <w:numFmt w:val="none"/>
      <w:pStyle w:val="Heading5"/>
      <w:suff w:val="nothing"/>
      <w:lvlText w:val=""/>
      <w:lvlJc w:val="left"/>
      <w:pPr>
        <w:ind w:left="0" w:firstLine="0"/>
      </w:pPr>
      <w:rPr>
        <w:rFonts w:cs="Times New Roman" w:hint="default"/>
      </w:rPr>
    </w:lvl>
    <w:lvl w:ilvl="5">
      <w:start w:val="1"/>
      <w:numFmt w:val="none"/>
      <w:pStyle w:val="Heading6"/>
      <w:suff w:val="nothing"/>
      <w:lvlText w:val=""/>
      <w:lvlJc w:val="left"/>
      <w:pPr>
        <w:ind w:left="0" w:firstLine="0"/>
      </w:pPr>
      <w:rPr>
        <w:rFonts w:cs="Times New Roman" w:hint="default"/>
      </w:rPr>
    </w:lvl>
    <w:lvl w:ilvl="6">
      <w:start w:val="1"/>
      <w:numFmt w:val="none"/>
      <w:pStyle w:val="Heading7"/>
      <w:suff w:val="nothing"/>
      <w:lvlText w:val=""/>
      <w:lvlJc w:val="left"/>
      <w:pPr>
        <w:ind w:left="0" w:firstLine="0"/>
      </w:pPr>
      <w:rPr>
        <w:rFonts w:cs="Times New Roman" w:hint="default"/>
      </w:rPr>
    </w:lvl>
    <w:lvl w:ilvl="7">
      <w:start w:val="1"/>
      <w:numFmt w:val="none"/>
      <w:pStyle w:val="Heading8"/>
      <w:suff w:val="nothing"/>
      <w:lvlText w:val=""/>
      <w:lvlJc w:val="left"/>
      <w:pPr>
        <w:ind w:left="0" w:firstLine="0"/>
      </w:pPr>
      <w:rPr>
        <w:rFonts w:cs="Times New Roman" w:hint="default"/>
      </w:rPr>
    </w:lvl>
    <w:lvl w:ilvl="8">
      <w:start w:val="1"/>
      <w:numFmt w:val="none"/>
      <w:pStyle w:val="Heading9"/>
      <w:suff w:val="nothing"/>
      <w:lvlText w:val=""/>
      <w:lvlJc w:val="left"/>
      <w:pPr>
        <w:ind w:left="0" w:firstLine="0"/>
      </w:pPr>
      <w:rPr>
        <w:rFonts w:cs="Times New Roman"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rson w15:author="Vu Quoc Thanh (PC)">
    <w15:presenceInfo w15:providerId="None" w15:userId="Vu Quoc Thanh (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54C"/>
    <w:rsid w:val="0005354C"/>
    <w:rsid w:val="00133218"/>
    <w:rsid w:val="00204696"/>
    <w:rsid w:val="00250191"/>
    <w:rsid w:val="003F5AAC"/>
    <w:rsid w:val="00457652"/>
    <w:rsid w:val="007875FF"/>
    <w:rsid w:val="007C56BF"/>
    <w:rsid w:val="008B1508"/>
    <w:rsid w:val="009C4299"/>
    <w:rsid w:val="00C50B41"/>
    <w:rsid w:val="00C933C6"/>
    <w:rsid w:val="00CA144F"/>
    <w:rsid w:val="00CA62B0"/>
    <w:rsid w:val="00D10D0B"/>
    <w:rsid w:val="00FD68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8D9EF1-1835-4FB7-8487-2E32CA09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354C"/>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05354C"/>
    <w:pPr>
      <w:keepNext/>
      <w:numPr>
        <w:numId w:val="1"/>
      </w:numPr>
      <w:spacing w:before="120" w:after="120"/>
      <w:jc w:val="center"/>
      <w:outlineLvl w:val="0"/>
    </w:pPr>
    <w:rPr>
      <w:b/>
      <w:bCs/>
      <w:sz w:val="28"/>
      <w:lang w:val="x-none" w:eastAsia="x-none"/>
    </w:rPr>
  </w:style>
  <w:style w:type="paragraph" w:styleId="Heading2">
    <w:name w:val="heading 2"/>
    <w:basedOn w:val="Normal"/>
    <w:next w:val="Normal"/>
    <w:link w:val="Heading2Char1"/>
    <w:qFormat/>
    <w:rsid w:val="0005354C"/>
    <w:pPr>
      <w:keepNext/>
      <w:numPr>
        <w:ilvl w:val="1"/>
        <w:numId w:val="1"/>
      </w:numPr>
      <w:jc w:val="both"/>
      <w:outlineLvl w:val="1"/>
    </w:pPr>
    <w:rPr>
      <w:b/>
      <w:bCs/>
      <w:iCs/>
      <w:sz w:val="28"/>
      <w:szCs w:val="28"/>
      <w:lang w:val="x-none" w:eastAsia="x-none"/>
    </w:rPr>
  </w:style>
  <w:style w:type="paragraph" w:styleId="Heading3">
    <w:name w:val="heading 3"/>
    <w:basedOn w:val="Normal"/>
    <w:next w:val="Normal"/>
    <w:link w:val="Heading3Char"/>
    <w:qFormat/>
    <w:rsid w:val="0005354C"/>
    <w:pPr>
      <w:keepNext/>
      <w:numPr>
        <w:ilvl w:val="2"/>
        <w:numId w:val="1"/>
      </w:numPr>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qFormat/>
    <w:rsid w:val="0005354C"/>
    <w:pPr>
      <w:keepNext/>
      <w:numPr>
        <w:ilvl w:val="3"/>
        <w:numId w:val="1"/>
      </w:numPr>
      <w:spacing w:before="120" w:after="120"/>
      <w:outlineLvl w:val="3"/>
    </w:pPr>
    <w:rPr>
      <w:b/>
      <w:sz w:val="28"/>
      <w:szCs w:val="28"/>
      <w:lang w:val="x-none" w:eastAsia="x-none"/>
    </w:rPr>
  </w:style>
  <w:style w:type="paragraph" w:styleId="Heading5">
    <w:name w:val="heading 5"/>
    <w:basedOn w:val="Normal"/>
    <w:next w:val="Normal"/>
    <w:link w:val="Heading5Char"/>
    <w:qFormat/>
    <w:rsid w:val="0005354C"/>
    <w:pPr>
      <w:keepNext/>
      <w:numPr>
        <w:ilvl w:val="4"/>
        <w:numId w:val="1"/>
      </w:numPr>
      <w:spacing w:before="120" w:after="120"/>
      <w:jc w:val="both"/>
      <w:outlineLvl w:val="4"/>
    </w:pPr>
    <w:rPr>
      <w:b/>
      <w:bCs/>
      <w:sz w:val="28"/>
      <w:szCs w:val="28"/>
      <w:lang w:val="x-none" w:eastAsia="x-none"/>
    </w:rPr>
  </w:style>
  <w:style w:type="paragraph" w:styleId="Heading6">
    <w:name w:val="heading 6"/>
    <w:basedOn w:val="Normal"/>
    <w:next w:val="Normal"/>
    <w:link w:val="Heading6Char"/>
    <w:qFormat/>
    <w:rsid w:val="0005354C"/>
    <w:pPr>
      <w:numPr>
        <w:ilvl w:val="5"/>
        <w:numId w:val="1"/>
      </w:numPr>
      <w:spacing w:before="240" w:after="60"/>
      <w:outlineLvl w:val="5"/>
    </w:pPr>
    <w:rPr>
      <w:b/>
      <w:bCs/>
      <w:sz w:val="22"/>
      <w:szCs w:val="22"/>
      <w:lang w:val="x-none" w:eastAsia="x-none"/>
    </w:rPr>
  </w:style>
  <w:style w:type="paragraph" w:styleId="Heading7">
    <w:name w:val="heading 7"/>
    <w:basedOn w:val="Normal"/>
    <w:next w:val="Normal"/>
    <w:link w:val="Heading7Char"/>
    <w:qFormat/>
    <w:rsid w:val="0005354C"/>
    <w:pPr>
      <w:numPr>
        <w:ilvl w:val="6"/>
        <w:numId w:val="1"/>
      </w:numPr>
      <w:spacing w:before="240" w:after="60"/>
      <w:outlineLvl w:val="6"/>
    </w:pPr>
    <w:rPr>
      <w:lang w:val="x-none" w:eastAsia="x-none"/>
    </w:rPr>
  </w:style>
  <w:style w:type="paragraph" w:styleId="Heading8">
    <w:name w:val="heading 8"/>
    <w:basedOn w:val="Normal"/>
    <w:next w:val="Normal"/>
    <w:link w:val="Heading8Char"/>
    <w:qFormat/>
    <w:rsid w:val="0005354C"/>
    <w:pPr>
      <w:numPr>
        <w:ilvl w:val="7"/>
        <w:numId w:val="1"/>
      </w:numPr>
      <w:spacing w:before="240" w:after="60"/>
      <w:outlineLvl w:val="7"/>
    </w:pPr>
    <w:rPr>
      <w:i/>
      <w:iCs/>
      <w:lang w:val="x-none" w:eastAsia="x-none"/>
    </w:rPr>
  </w:style>
  <w:style w:type="paragraph" w:styleId="Heading9">
    <w:name w:val="heading 9"/>
    <w:basedOn w:val="Normal"/>
    <w:next w:val="Normal"/>
    <w:link w:val="Heading9Char"/>
    <w:qFormat/>
    <w:rsid w:val="0005354C"/>
    <w:pPr>
      <w:numPr>
        <w:ilvl w:val="8"/>
        <w:numId w:val="1"/>
      </w:num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354C"/>
    <w:rPr>
      <w:rFonts w:ascii="Times New Roman" w:eastAsia="Times New Roman" w:hAnsi="Times New Roman" w:cs="Times New Roman"/>
      <w:b/>
      <w:bCs/>
      <w:sz w:val="28"/>
      <w:szCs w:val="24"/>
      <w:lang w:val="x-none" w:eastAsia="x-none"/>
    </w:rPr>
  </w:style>
  <w:style w:type="character" w:customStyle="1" w:styleId="Heading2Char">
    <w:name w:val="Heading 2 Char"/>
    <w:basedOn w:val="DefaultParagraphFont"/>
    <w:uiPriority w:val="9"/>
    <w:semiHidden/>
    <w:rsid w:val="0005354C"/>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rsid w:val="0005354C"/>
    <w:rPr>
      <w:rFonts w:ascii="Arial" w:eastAsia="Times New Roman" w:hAnsi="Arial" w:cs="Times New Roman"/>
      <w:b/>
      <w:bCs/>
      <w:sz w:val="26"/>
      <w:szCs w:val="26"/>
      <w:lang w:val="x-none" w:eastAsia="x-none"/>
    </w:rPr>
  </w:style>
  <w:style w:type="character" w:customStyle="1" w:styleId="Heading4Char">
    <w:name w:val="Heading 4 Char"/>
    <w:basedOn w:val="DefaultParagraphFont"/>
    <w:link w:val="Heading4"/>
    <w:rsid w:val="0005354C"/>
    <w:rPr>
      <w:rFonts w:ascii="Times New Roman" w:eastAsia="Times New Roman" w:hAnsi="Times New Roman" w:cs="Times New Roman"/>
      <w:b/>
      <w:sz w:val="28"/>
      <w:szCs w:val="28"/>
      <w:lang w:val="x-none" w:eastAsia="x-none"/>
    </w:rPr>
  </w:style>
  <w:style w:type="character" w:customStyle="1" w:styleId="Heading5Char">
    <w:name w:val="Heading 5 Char"/>
    <w:basedOn w:val="DefaultParagraphFont"/>
    <w:link w:val="Heading5"/>
    <w:rsid w:val="0005354C"/>
    <w:rPr>
      <w:rFonts w:ascii="Times New Roman" w:eastAsia="Times New Roman" w:hAnsi="Times New Roman" w:cs="Times New Roman"/>
      <w:b/>
      <w:bCs/>
      <w:sz w:val="28"/>
      <w:szCs w:val="28"/>
      <w:lang w:val="x-none" w:eastAsia="x-none"/>
    </w:rPr>
  </w:style>
  <w:style w:type="character" w:customStyle="1" w:styleId="Heading6Char">
    <w:name w:val="Heading 6 Char"/>
    <w:basedOn w:val="DefaultParagraphFont"/>
    <w:link w:val="Heading6"/>
    <w:rsid w:val="0005354C"/>
    <w:rPr>
      <w:rFonts w:ascii="Times New Roman" w:eastAsia="Times New Roman" w:hAnsi="Times New Roman" w:cs="Times New Roman"/>
      <w:b/>
      <w:bCs/>
      <w:lang w:val="x-none" w:eastAsia="x-none"/>
    </w:rPr>
  </w:style>
  <w:style w:type="character" w:customStyle="1" w:styleId="Heading7Char">
    <w:name w:val="Heading 7 Char"/>
    <w:basedOn w:val="DefaultParagraphFont"/>
    <w:link w:val="Heading7"/>
    <w:rsid w:val="0005354C"/>
    <w:rPr>
      <w:rFonts w:ascii="Times New Roman" w:eastAsia="Times New Roman" w:hAnsi="Times New Roman" w:cs="Times New Roman"/>
      <w:sz w:val="24"/>
      <w:szCs w:val="24"/>
      <w:lang w:val="x-none" w:eastAsia="x-none"/>
    </w:rPr>
  </w:style>
  <w:style w:type="character" w:customStyle="1" w:styleId="Heading8Char">
    <w:name w:val="Heading 8 Char"/>
    <w:basedOn w:val="DefaultParagraphFont"/>
    <w:link w:val="Heading8"/>
    <w:rsid w:val="0005354C"/>
    <w:rPr>
      <w:rFonts w:ascii="Times New Roman" w:eastAsia="Times New Roman" w:hAnsi="Times New Roman" w:cs="Times New Roman"/>
      <w:i/>
      <w:iCs/>
      <w:sz w:val="24"/>
      <w:szCs w:val="24"/>
      <w:lang w:val="x-none" w:eastAsia="x-none"/>
    </w:rPr>
  </w:style>
  <w:style w:type="character" w:customStyle="1" w:styleId="Heading9Char">
    <w:name w:val="Heading 9 Char"/>
    <w:basedOn w:val="DefaultParagraphFont"/>
    <w:link w:val="Heading9"/>
    <w:rsid w:val="0005354C"/>
    <w:rPr>
      <w:rFonts w:ascii="Arial" w:eastAsia="Times New Roman" w:hAnsi="Arial" w:cs="Times New Roman"/>
      <w:lang w:val="x-none" w:eastAsia="x-none"/>
    </w:rPr>
  </w:style>
  <w:style w:type="character" w:customStyle="1" w:styleId="Heading2Char1">
    <w:name w:val="Heading 2 Char1"/>
    <w:link w:val="Heading2"/>
    <w:locked/>
    <w:rsid w:val="0005354C"/>
    <w:rPr>
      <w:rFonts w:ascii="Times New Roman" w:eastAsia="Times New Roman" w:hAnsi="Times New Roman" w:cs="Times New Roman"/>
      <w:b/>
      <w:bCs/>
      <w:iCs/>
      <w:sz w:val="28"/>
      <w:szCs w:val="28"/>
      <w:lang w:val="x-none" w:eastAsia="x-none"/>
    </w:rPr>
  </w:style>
  <w:style w:type="paragraph" w:styleId="Header">
    <w:name w:val="header"/>
    <w:basedOn w:val="Normal"/>
    <w:link w:val="HeaderChar"/>
    <w:uiPriority w:val="99"/>
    <w:unhideWhenUsed/>
    <w:rsid w:val="00250191"/>
    <w:pPr>
      <w:tabs>
        <w:tab w:val="center" w:pos="4513"/>
        <w:tab w:val="right" w:pos="9026"/>
      </w:tabs>
    </w:pPr>
  </w:style>
  <w:style w:type="character" w:customStyle="1" w:styleId="HeaderChar">
    <w:name w:val="Header Char"/>
    <w:basedOn w:val="DefaultParagraphFont"/>
    <w:link w:val="Header"/>
    <w:uiPriority w:val="99"/>
    <w:rsid w:val="0025019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50191"/>
    <w:pPr>
      <w:tabs>
        <w:tab w:val="center" w:pos="4513"/>
        <w:tab w:val="right" w:pos="9026"/>
      </w:tabs>
    </w:pPr>
  </w:style>
  <w:style w:type="character" w:customStyle="1" w:styleId="FooterChar">
    <w:name w:val="Footer Char"/>
    <w:basedOn w:val="DefaultParagraphFont"/>
    <w:link w:val="Footer"/>
    <w:uiPriority w:val="99"/>
    <w:rsid w:val="00250191"/>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50B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B41"/>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F1DCEA-ABB7-4983-82C4-9C5A0AD6FF7F}"/>
</file>

<file path=customXml/itemProps2.xml><?xml version="1.0" encoding="utf-8"?>
<ds:datastoreItem xmlns:ds="http://schemas.openxmlformats.org/officeDocument/2006/customXml" ds:itemID="{3DF12ED8-3AD9-4C12-8CBB-D200F981BCD6}"/>
</file>

<file path=customXml/itemProps3.xml><?xml version="1.0" encoding="utf-8"?>
<ds:datastoreItem xmlns:ds="http://schemas.openxmlformats.org/officeDocument/2006/customXml" ds:itemID="{4225921A-06EA-482C-B4CC-CA2930ADA8CD}"/>
</file>

<file path=docProps/app.xml><?xml version="1.0" encoding="utf-8"?>
<Properties xmlns="http://schemas.openxmlformats.org/officeDocument/2006/extended-properties" xmlns:vt="http://schemas.openxmlformats.org/officeDocument/2006/docPropsVTypes">
  <Template>Normal</Template>
  <TotalTime>0</TotalTime>
  <Pages>3</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Vu Quoc Thanh (PC)</cp:lastModifiedBy>
  <cp:revision>2</cp:revision>
  <cp:lastPrinted>2018-04-02T07:03:00Z</cp:lastPrinted>
  <dcterms:created xsi:type="dcterms:W3CDTF">2018-04-11T03:56:00Z</dcterms:created>
  <dcterms:modified xsi:type="dcterms:W3CDTF">2018-04-11T03:56:00Z</dcterms:modified>
</cp:coreProperties>
</file>